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6FCA02" w14:textId="619734F0" w:rsidR="00300425" w:rsidRPr="00470ED0" w:rsidRDefault="005A4A1C" w:rsidP="00300425">
      <w:pPr>
        <w:jc w:val="center"/>
        <w:outlineLvl w:val="0"/>
        <w:rPr>
          <w:rFonts w:ascii="Cambria" w:hAnsi="Cambria"/>
          <w:b/>
        </w:rPr>
      </w:pPr>
      <w:r w:rsidRPr="00300425">
        <w:rPr>
          <w:b/>
          <w:bCs/>
        </w:rPr>
        <w:t xml:space="preserve">JSM2024 </w:t>
      </w:r>
      <w:r w:rsidR="00300425">
        <w:rPr>
          <w:b/>
          <w:bCs/>
        </w:rPr>
        <w:t xml:space="preserve">Short Course: </w:t>
      </w:r>
      <w:r w:rsidR="00300425" w:rsidRPr="00470ED0">
        <w:rPr>
          <w:rFonts w:ascii="Cambria" w:hAnsi="Cambria"/>
          <w:b/>
        </w:rPr>
        <w:t xml:space="preserve">Understanding and tackling measurement error: </w:t>
      </w:r>
    </w:p>
    <w:p w14:paraId="2BA567D3" w14:textId="72A70CF7" w:rsidR="00300425" w:rsidRDefault="00300425" w:rsidP="00300425">
      <w:pPr>
        <w:jc w:val="center"/>
        <w:outlineLvl w:val="0"/>
        <w:rPr>
          <w:rFonts w:ascii="Cambria" w:hAnsi="Cambria"/>
          <w:b/>
        </w:rPr>
      </w:pPr>
      <w:r>
        <w:rPr>
          <w:rFonts w:ascii="Cambria" w:hAnsi="Cambria"/>
          <w:b/>
        </w:rPr>
        <w:t>A review of</w:t>
      </w:r>
      <w:r w:rsidRPr="00470ED0">
        <w:rPr>
          <w:rFonts w:ascii="Cambria" w:hAnsi="Cambria"/>
          <w:b/>
        </w:rPr>
        <w:t xml:space="preserve"> modern practical methods</w:t>
      </w:r>
      <w:r w:rsidR="00C00EF5">
        <w:rPr>
          <w:rFonts w:ascii="Cambria" w:hAnsi="Cambria"/>
          <w:b/>
        </w:rPr>
        <w:t xml:space="preserve">: Hands </w:t>
      </w:r>
      <w:proofErr w:type="gramStart"/>
      <w:r w:rsidR="00C00EF5">
        <w:rPr>
          <w:rFonts w:ascii="Cambria" w:hAnsi="Cambria"/>
          <w:b/>
        </w:rPr>
        <w:t>On</w:t>
      </w:r>
      <w:proofErr w:type="gramEnd"/>
      <w:r w:rsidR="00C00EF5">
        <w:rPr>
          <w:rFonts w:ascii="Cambria" w:hAnsi="Cambria"/>
          <w:b/>
        </w:rPr>
        <w:t xml:space="preserve"> Session #1</w:t>
      </w:r>
    </w:p>
    <w:p w14:paraId="4930EF8F" w14:textId="038CCCDE" w:rsidR="005A4A1C" w:rsidRDefault="005A4A1C" w:rsidP="00E32EA2">
      <w:pPr>
        <w:ind w:left="720" w:hanging="360"/>
      </w:pPr>
    </w:p>
    <w:p w14:paraId="74E34D7F" w14:textId="7A558F01" w:rsidR="00C27CAA" w:rsidRDefault="00E32EA2" w:rsidP="00E32EA2">
      <w:pPr>
        <w:pStyle w:val="ListParagraph"/>
        <w:numPr>
          <w:ilvl w:val="0"/>
          <w:numId w:val="1"/>
        </w:numPr>
      </w:pPr>
      <w:r>
        <w:t>Consider the Regression calibration example from RC Case 1b (slide 5</w:t>
      </w:r>
      <w:r w:rsidR="00E72E2A">
        <w:t>7</w:t>
      </w:r>
      <w:r>
        <w:t xml:space="preserve">), where </w:t>
      </w:r>
      <w:r w:rsidR="009151AE">
        <w:t xml:space="preserve">2 observations of </w:t>
      </w:r>
      <w:r>
        <w:t xml:space="preserve">X* with classical measurement </w:t>
      </w:r>
      <w:proofErr w:type="gramStart"/>
      <w:r>
        <w:t xml:space="preserve">error </w:t>
      </w:r>
      <w:r w:rsidR="009151AE">
        <w:t xml:space="preserve"> (</w:t>
      </w:r>
      <w:proofErr w:type="gramEnd"/>
      <w:r w:rsidR="009151AE">
        <w:t xml:space="preserve">X* = X + u) </w:t>
      </w:r>
      <w:r w:rsidR="009550EA">
        <w:t>are</w:t>
      </w:r>
      <w:r>
        <w:t xml:space="preserve"> observed instead of X and we are interested in </w:t>
      </w:r>
      <w:r w:rsidR="00C27CAA">
        <w:t>estimates of the coefficients for</w:t>
      </w:r>
      <w:r>
        <w:t xml:space="preserve"> the simple </w:t>
      </w:r>
      <w:r w:rsidR="00C27CAA">
        <w:t>logistic</w:t>
      </w:r>
      <w:r>
        <w:t xml:space="preserve"> regression </w:t>
      </w:r>
      <w:r w:rsidR="00C27CAA">
        <w:t>for the binary outcome Y</w:t>
      </w:r>
      <w:r>
        <w:t xml:space="preserve">: </w:t>
      </w:r>
      <w:proofErr w:type="gramStart"/>
      <w:r w:rsidR="00C27CAA">
        <w:t>logit(</w:t>
      </w:r>
      <w:r>
        <w:t xml:space="preserve"> </w:t>
      </w:r>
      <w:r w:rsidR="00C27CAA">
        <w:t>Prob</w:t>
      </w:r>
      <w:proofErr w:type="gramEnd"/>
      <w:r w:rsidR="00C27CAA">
        <w:t>(</w:t>
      </w:r>
      <w:r>
        <w:t>Y</w:t>
      </w:r>
      <w:r w:rsidR="00C27CAA">
        <w:t>=1))</w:t>
      </w:r>
      <w:r>
        <w:t xml:space="preserve"> = </w:t>
      </w:r>
      <w:r w:rsidR="009151AE">
        <w:t>b0 + b1 X</w:t>
      </w:r>
      <w:r w:rsidR="00C27CAA">
        <w:t>.</w:t>
      </w:r>
      <w:r>
        <w:t xml:space="preserve"> </w:t>
      </w:r>
      <w:r w:rsidR="009151AE">
        <w:t xml:space="preserve">   </w:t>
      </w:r>
      <w:r>
        <w:t xml:space="preserve">On </w:t>
      </w:r>
      <w:r w:rsidR="00C27CAA">
        <w:t xml:space="preserve">the </w:t>
      </w:r>
      <w:proofErr w:type="spellStart"/>
      <w:r>
        <w:t>Github</w:t>
      </w:r>
      <w:proofErr w:type="spellEnd"/>
      <w:r>
        <w:t xml:space="preserve"> </w:t>
      </w:r>
      <w:r w:rsidR="00C27CAA">
        <w:t xml:space="preserve">page: </w:t>
      </w:r>
      <w:hyperlink r:id="rId5" w:history="1">
        <w:r w:rsidR="00C27CAA">
          <w:rPr>
            <w:rStyle w:val="Hyperlink"/>
          </w:rPr>
          <w:t>https://github.com/PamelaShaw/CovarError-Hands-on-2024</w:t>
        </w:r>
      </w:hyperlink>
    </w:p>
    <w:p w14:paraId="6FB2AC08" w14:textId="27944960" w:rsidR="00926E40" w:rsidRDefault="00E32EA2" w:rsidP="00C27CAA">
      <w:pPr>
        <w:pStyle w:val="ListParagraph"/>
      </w:pPr>
      <w:r>
        <w:t xml:space="preserve">you can download the code that generated </w:t>
      </w:r>
      <w:r w:rsidR="00C27CAA">
        <w:t xml:space="preserve">the data for </w:t>
      </w:r>
      <w:r>
        <w:t>this example, file “</w:t>
      </w:r>
      <w:r w:rsidRPr="00E32EA2">
        <w:t>Session2_RC_202</w:t>
      </w:r>
      <w:r w:rsidR="00156B3C">
        <w:t>6</w:t>
      </w:r>
      <w:r w:rsidRPr="00E32EA2">
        <w:t>0</w:t>
      </w:r>
      <w:r w:rsidR="00156B3C">
        <w:t>724</w:t>
      </w:r>
      <w:r w:rsidRPr="00E32EA2">
        <w:t>.R</w:t>
      </w:r>
      <w:r>
        <w:t>”</w:t>
      </w:r>
    </w:p>
    <w:p w14:paraId="15A2FFB9" w14:textId="77777777" w:rsidR="00E32EA2" w:rsidRDefault="00E32EA2" w:rsidP="00E32EA2">
      <w:pPr>
        <w:ind w:left="360"/>
      </w:pPr>
    </w:p>
    <w:p w14:paraId="58600528" w14:textId="4EB95FEE" w:rsidR="009151AE" w:rsidRPr="009151AE" w:rsidRDefault="00E32EA2" w:rsidP="00E32EA2">
      <w:pPr>
        <w:pStyle w:val="ListParagraph"/>
        <w:numPr>
          <w:ilvl w:val="0"/>
          <w:numId w:val="2"/>
        </w:numPr>
      </w:pPr>
      <w:r>
        <w:t>Use the following approach to fitting the calibration model: regress the 2</w:t>
      </w:r>
      <w:r w:rsidRPr="00E32EA2">
        <w:rPr>
          <w:vertAlign w:val="superscript"/>
        </w:rPr>
        <w:t>nd</w:t>
      </w:r>
      <w:r>
        <w:t xml:space="preserve"> observation of X* on the first observation and obtain a new estimate of </w:t>
      </w:r>
      <m:oMath>
        <m:acc>
          <m:accPr>
            <m:ctrlPr>
              <w:ins w:id="0" w:author="Shaw, Pamela" w:date="2026-07-24T07:20:00Z" w16du:dateUtc="2026-07-24T14:20:00Z">
                <w:rPr>
                  <w:rFonts w:ascii="Cambria Math" w:hAnsi="Cambria Math"/>
                  <w:i/>
                </w:rPr>
              </w:ins>
            </m:ctrlPr>
          </m:accPr>
          <m:e>
            <m:r>
              <w:rPr>
                <w:rFonts w:ascii="Cambria Math" w:hAnsi="Cambria Math"/>
              </w:rPr>
              <m:t>X</m:t>
            </m:r>
          </m:e>
        </m:acc>
        <m:r>
          <w:rPr>
            <w:rFonts w:ascii="Cambria Math" w:hAnsi="Cambria Math"/>
          </w:rPr>
          <m:t>,</m:t>
        </m:r>
      </m:oMath>
      <w:r>
        <w:rPr>
          <w:rFonts w:eastAsiaTheme="minorEastAsia"/>
        </w:rPr>
        <w:t xml:space="preserve"> and perform regression calibration to get an estimate of </w:t>
      </w:r>
      <w:r w:rsidR="009151AE">
        <w:rPr>
          <w:rFonts w:eastAsiaTheme="minorEastAsia"/>
        </w:rPr>
        <w:t>b1</w:t>
      </w:r>
    </w:p>
    <w:p w14:paraId="4AE0ECE5" w14:textId="13483B29" w:rsidR="00E32EA2" w:rsidRPr="009151AE" w:rsidRDefault="009151AE" w:rsidP="00E32EA2">
      <w:pPr>
        <w:pStyle w:val="ListParagraph"/>
        <w:numPr>
          <w:ilvl w:val="0"/>
          <w:numId w:val="2"/>
        </w:numPr>
      </w:pPr>
      <w:r>
        <w:rPr>
          <w:rFonts w:eastAsiaTheme="minorEastAsia"/>
        </w:rPr>
        <w:t>Is th</w:t>
      </w:r>
      <w:r w:rsidR="00C27CAA">
        <w:rPr>
          <w:rFonts w:eastAsiaTheme="minorEastAsia"/>
        </w:rPr>
        <w:t>e</w:t>
      </w:r>
      <w:r>
        <w:rPr>
          <w:rFonts w:eastAsiaTheme="minorEastAsia"/>
        </w:rPr>
        <w:t xml:space="preserve"> approach</w:t>
      </w:r>
      <w:r w:rsidR="00C27CAA">
        <w:rPr>
          <w:rFonts w:eastAsiaTheme="minorEastAsia"/>
        </w:rPr>
        <w:t xml:space="preserve"> in a)</w:t>
      </w:r>
      <w:r w:rsidR="00E32EA2">
        <w:rPr>
          <w:rFonts w:eastAsiaTheme="minorEastAsia"/>
        </w:rPr>
        <w:t xml:space="preserve"> </w:t>
      </w:r>
      <w:r>
        <w:rPr>
          <w:rFonts w:eastAsiaTheme="minorEastAsia"/>
        </w:rPr>
        <w:t xml:space="preserve">valid for estimating </w:t>
      </w:r>
      <m:oMath>
        <m:acc>
          <m:accPr>
            <m:ctrlPr>
              <w:ins w:id="1" w:author="Shaw, Pamela" w:date="2026-07-24T07:20:00Z" w16du:dateUtc="2026-07-24T14:20:00Z">
                <w:rPr>
                  <w:rFonts w:ascii="Cambria Math" w:hAnsi="Cambria Math"/>
                  <w:i/>
                </w:rPr>
              </w:ins>
            </m:ctrlPr>
          </m:accPr>
          <m:e>
            <m:r>
              <w:rPr>
                <w:rFonts w:ascii="Cambria Math" w:hAnsi="Cambria Math"/>
              </w:rPr>
              <m:t>X</m:t>
            </m:r>
          </m:e>
        </m:acc>
      </m:oMath>
      <w:r>
        <w:rPr>
          <w:rFonts w:eastAsiaTheme="minorEastAsia"/>
        </w:rPr>
        <w:t>, and why?</w:t>
      </w:r>
    </w:p>
    <w:p w14:paraId="4F621A15" w14:textId="0374082E" w:rsidR="009151AE" w:rsidRPr="009151AE" w:rsidRDefault="009151AE" w:rsidP="00EF3B5D">
      <w:pPr>
        <w:pStyle w:val="ListParagraph"/>
        <w:numPr>
          <w:ilvl w:val="0"/>
          <w:numId w:val="2"/>
        </w:numPr>
      </w:pPr>
      <w:r>
        <w:rPr>
          <w:rFonts w:eastAsiaTheme="minorEastAsia"/>
        </w:rPr>
        <w:t xml:space="preserve">Obtain </w:t>
      </w:r>
      <w:r w:rsidR="00433337">
        <w:rPr>
          <w:rFonts w:eastAsiaTheme="minorEastAsia"/>
        </w:rPr>
        <w:t>the bootstrap</w:t>
      </w:r>
      <w:r>
        <w:rPr>
          <w:rFonts w:eastAsiaTheme="minorEastAsia"/>
        </w:rPr>
        <w:t xml:space="preserve"> standard errors </w:t>
      </w:r>
      <w:r w:rsidR="00C27CAA">
        <w:rPr>
          <w:rFonts w:eastAsiaTheme="minorEastAsia"/>
        </w:rPr>
        <w:t xml:space="preserve">for the regression coefficients for the regression calibration approach to fitting the outcome model and </w:t>
      </w:r>
      <w:r>
        <w:rPr>
          <w:rFonts w:eastAsiaTheme="minorEastAsia"/>
        </w:rPr>
        <w:t xml:space="preserve">compare </w:t>
      </w:r>
      <w:r w:rsidR="00C27CAA">
        <w:rPr>
          <w:rFonts w:eastAsiaTheme="minorEastAsia"/>
        </w:rPr>
        <w:t xml:space="preserve">them </w:t>
      </w:r>
      <w:r>
        <w:rPr>
          <w:rFonts w:eastAsiaTheme="minorEastAsia"/>
        </w:rPr>
        <w:t>to those in lecture.  How do they compare?</w:t>
      </w:r>
    </w:p>
    <w:p w14:paraId="55AB612C" w14:textId="5469AC72" w:rsidR="009151AE" w:rsidRPr="009151AE" w:rsidRDefault="00C27CAA" w:rsidP="009151AE">
      <w:pPr>
        <w:pStyle w:val="ListParagraph"/>
        <w:numPr>
          <w:ilvl w:val="0"/>
          <w:numId w:val="2"/>
        </w:numPr>
      </w:pPr>
      <w:r>
        <w:rPr>
          <w:rFonts w:eastAsiaTheme="minorEastAsia"/>
        </w:rPr>
        <w:t xml:space="preserve">Use the observed values of </w:t>
      </w:r>
      <m:oMath>
        <m:sSubSup>
          <m:sSubSupPr>
            <m:ctrlPr>
              <w:ins w:id="2" w:author="Shaw, Pamela" w:date="2026-07-24T07:20:00Z" w16du:dateUtc="2026-07-24T14:20:00Z">
                <w:rPr>
                  <w:rFonts w:ascii="Cambria Math" w:eastAsiaTheme="minorEastAsia" w:hAnsi="Cambria Math"/>
                  <w:i/>
                </w:rPr>
              </w:ins>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m:t>
            </m:r>
          </m:sup>
        </m:sSubSup>
      </m:oMath>
      <w:r>
        <w:rPr>
          <w:rFonts w:eastAsiaTheme="minorEastAsia"/>
        </w:rPr>
        <w:t xml:space="preserve"> and </w:t>
      </w:r>
      <m:oMath>
        <m:sSubSup>
          <m:sSubSupPr>
            <m:ctrlPr>
              <w:ins w:id="3" w:author="Shaw, Pamela" w:date="2026-07-24T07:20:00Z" w16du:dateUtc="2026-07-24T14:20:00Z">
                <w:rPr>
                  <w:rFonts w:ascii="Cambria Math" w:eastAsiaTheme="minorEastAsia" w:hAnsi="Cambria Math"/>
                  <w:i/>
                </w:rPr>
              </w:ins>
            </m:ctrlPr>
          </m:sSubSupPr>
          <m:e>
            <m:r>
              <w:rPr>
                <w:rFonts w:ascii="Cambria Math" w:eastAsiaTheme="minorEastAsia" w:hAnsi="Cambria Math"/>
              </w:rPr>
              <m:t>X</m:t>
            </m:r>
          </m:e>
          <m:sub>
            <m:r>
              <w:rPr>
                <w:rFonts w:ascii="Cambria Math" w:eastAsiaTheme="minorEastAsia" w:hAnsi="Cambria Math"/>
              </w:rPr>
              <m:t xml:space="preserve">2 </m:t>
            </m:r>
          </m:sub>
          <m:sup>
            <m:r>
              <w:rPr>
                <w:rFonts w:ascii="Cambria Math" w:eastAsiaTheme="minorEastAsia" w:hAnsi="Cambria Math"/>
              </w:rPr>
              <m:t>*</m:t>
            </m:r>
          </m:sup>
        </m:sSubSup>
      </m:oMath>
      <w:r>
        <w:rPr>
          <w:rFonts w:eastAsiaTheme="minorEastAsia"/>
        </w:rPr>
        <w:t>to o</w:t>
      </w:r>
      <w:r w:rsidR="009151AE">
        <w:rPr>
          <w:rFonts w:eastAsiaTheme="minorEastAsia"/>
        </w:rPr>
        <w:t>btain an estimate of the standard error for the measurement error in X*</w:t>
      </w:r>
    </w:p>
    <w:p w14:paraId="0C7CC68E" w14:textId="1E6C44E4" w:rsidR="009151AE" w:rsidRPr="009151AE" w:rsidRDefault="009151AE" w:rsidP="009151AE">
      <w:pPr>
        <w:pStyle w:val="ListParagraph"/>
        <w:numPr>
          <w:ilvl w:val="0"/>
          <w:numId w:val="2"/>
        </w:numPr>
      </w:pPr>
      <w:r>
        <w:rPr>
          <w:rFonts w:eastAsiaTheme="minorEastAsia"/>
        </w:rPr>
        <w:t xml:space="preserve">Fit the naïve </w:t>
      </w:r>
      <w:r w:rsidR="00C27CAA">
        <w:rPr>
          <w:rFonts w:eastAsiaTheme="minorEastAsia"/>
        </w:rPr>
        <w:t xml:space="preserve">outcome </w:t>
      </w:r>
      <w:r>
        <w:rPr>
          <w:rFonts w:eastAsiaTheme="minorEastAsia"/>
        </w:rPr>
        <w:t xml:space="preserve">model using X* </w:t>
      </w:r>
      <w:r w:rsidR="00C27CAA">
        <w:rPr>
          <w:rFonts w:eastAsiaTheme="minorEastAsia"/>
        </w:rPr>
        <w:t xml:space="preserve">instead of X, </w:t>
      </w:r>
      <w:r>
        <w:rPr>
          <w:rFonts w:eastAsiaTheme="minorEastAsia"/>
        </w:rPr>
        <w:t xml:space="preserve">and then use the answer in d to apply the SIMEX </w:t>
      </w:r>
      <w:r w:rsidR="00C27CAA">
        <w:rPr>
          <w:rFonts w:eastAsiaTheme="minorEastAsia"/>
        </w:rPr>
        <w:t xml:space="preserve">method </w:t>
      </w:r>
      <w:r>
        <w:rPr>
          <w:rFonts w:eastAsiaTheme="minorEastAsia"/>
        </w:rPr>
        <w:t>to correct the coefficient</w:t>
      </w:r>
      <w:r w:rsidR="00C27CAA">
        <w:rPr>
          <w:rFonts w:eastAsiaTheme="minorEastAsia"/>
        </w:rPr>
        <w:t xml:space="preserve">s </w:t>
      </w:r>
      <w:r>
        <w:rPr>
          <w:rFonts w:eastAsiaTheme="minorEastAsia"/>
        </w:rPr>
        <w:t>in this model. How do</w:t>
      </w:r>
      <w:r w:rsidR="00C27CAA">
        <w:rPr>
          <w:rFonts w:eastAsiaTheme="minorEastAsia"/>
        </w:rPr>
        <w:t xml:space="preserve"> these regression estimates</w:t>
      </w:r>
      <w:r>
        <w:rPr>
          <w:rFonts w:eastAsiaTheme="minorEastAsia"/>
        </w:rPr>
        <w:t xml:space="preserve"> compare to the answer in a?</w:t>
      </w:r>
    </w:p>
    <w:p w14:paraId="56F67801" w14:textId="3EFFAAF9" w:rsidR="009151AE" w:rsidRPr="009151AE" w:rsidRDefault="009151AE" w:rsidP="009151AE">
      <w:pPr>
        <w:pStyle w:val="ListParagraph"/>
        <w:numPr>
          <w:ilvl w:val="0"/>
          <w:numId w:val="2"/>
        </w:numPr>
      </w:pPr>
      <w:r>
        <w:rPr>
          <w:rFonts w:eastAsiaTheme="minorEastAsia"/>
        </w:rPr>
        <w:t xml:space="preserve">Try different </w:t>
      </w:r>
      <w:r w:rsidR="00C27CAA">
        <w:rPr>
          <w:rFonts w:eastAsiaTheme="minorEastAsia"/>
        </w:rPr>
        <w:t xml:space="preserve">assumed </w:t>
      </w:r>
      <w:r>
        <w:rPr>
          <w:rFonts w:eastAsiaTheme="minorEastAsia"/>
        </w:rPr>
        <w:t xml:space="preserve">estimates of the measurement error variance in X*, including the true value, and see how sensitive your answer to e is to </w:t>
      </w:r>
      <w:proofErr w:type="gramStart"/>
      <w:r>
        <w:rPr>
          <w:rFonts w:eastAsiaTheme="minorEastAsia"/>
        </w:rPr>
        <w:t>having</w:t>
      </w:r>
      <w:proofErr w:type="gramEnd"/>
      <w:r>
        <w:rPr>
          <w:rFonts w:eastAsiaTheme="minorEastAsia"/>
        </w:rPr>
        <w:t xml:space="preserve"> a good estimate of that variance. </w:t>
      </w:r>
    </w:p>
    <w:p w14:paraId="05C8BB46" w14:textId="77777777" w:rsidR="009151AE" w:rsidRDefault="009151AE" w:rsidP="009151AE"/>
    <w:p w14:paraId="7D8B4F1F" w14:textId="147A0E9D" w:rsidR="009151AE" w:rsidRDefault="009151AE" w:rsidP="009151AE">
      <w:pPr>
        <w:pStyle w:val="ListParagraph"/>
        <w:numPr>
          <w:ilvl w:val="0"/>
          <w:numId w:val="1"/>
        </w:numPr>
      </w:pPr>
      <w:r>
        <w:t xml:space="preserve">Download the </w:t>
      </w:r>
      <w:r w:rsidR="00C27CAA">
        <w:t>simulated WHI dataset from GitHub</w:t>
      </w:r>
      <w:r w:rsidR="00245038">
        <w:t xml:space="preserve">. In this dataset the biomarker values are assumed to have classical measurement error and the self-reported values for the dietary exposures are assumed to have linear measurement error </w:t>
      </w:r>
    </w:p>
    <w:p w14:paraId="24FCFC1D" w14:textId="77777777" w:rsidR="00245038" w:rsidRDefault="00245038" w:rsidP="00245038">
      <w:pPr>
        <w:pStyle w:val="ListParagraph"/>
      </w:pPr>
    </w:p>
    <w:p w14:paraId="6BD73766" w14:textId="27B6A5A2" w:rsidR="00245038" w:rsidRDefault="00245038" w:rsidP="00245038">
      <w:pPr>
        <w:pStyle w:val="ListParagraph"/>
      </w:pPr>
      <w:r>
        <w:t xml:space="preserve">### true log energy intake = </w:t>
      </w:r>
      <w:proofErr w:type="spellStart"/>
      <w:r>
        <w:t>logEn</w:t>
      </w:r>
      <w:proofErr w:type="spellEnd"/>
    </w:p>
    <w:p w14:paraId="3A752F34" w14:textId="4F6EFD56" w:rsidR="00245038" w:rsidRDefault="00245038" w:rsidP="00245038">
      <w:pPr>
        <w:pStyle w:val="ListParagraph"/>
      </w:pPr>
      <w:r>
        <w:t xml:space="preserve">### self-reported log energy intake = </w:t>
      </w:r>
      <w:proofErr w:type="spellStart"/>
      <w:r>
        <w:t>logEn_sr</w:t>
      </w:r>
      <w:proofErr w:type="spellEnd"/>
      <w:r>
        <w:t xml:space="preserve"> </w:t>
      </w:r>
    </w:p>
    <w:p w14:paraId="3CA0ADFD" w14:textId="6FF9A1A8" w:rsidR="00245038" w:rsidRDefault="00245038" w:rsidP="00245038">
      <w:pPr>
        <w:pStyle w:val="ListParagraph"/>
      </w:pPr>
      <w:r>
        <w:t xml:space="preserve">### biomarker log energy intake = </w:t>
      </w:r>
      <w:proofErr w:type="spellStart"/>
      <w:r>
        <w:t>logEn_bm</w:t>
      </w:r>
      <w:proofErr w:type="spellEnd"/>
      <w:r>
        <w:t xml:space="preserve">  </w:t>
      </w:r>
    </w:p>
    <w:p w14:paraId="7B3FA36A" w14:textId="77777777" w:rsidR="00245038" w:rsidRDefault="00245038" w:rsidP="00245038">
      <w:pPr>
        <w:pStyle w:val="ListParagraph"/>
      </w:pPr>
      <w:r>
        <w:t>### repeat measures of these variables have a 2 after them</w:t>
      </w:r>
    </w:p>
    <w:p w14:paraId="536D17E9" w14:textId="77777777" w:rsidR="00245038" w:rsidRDefault="00245038" w:rsidP="00245038">
      <w:pPr>
        <w:pStyle w:val="ListParagraph"/>
      </w:pPr>
      <w:r>
        <w:t>### Physical activity = step_1000 (units 1000 steps)</w:t>
      </w:r>
    </w:p>
    <w:p w14:paraId="1B3B2FF8" w14:textId="77777777" w:rsidR="00245038" w:rsidRDefault="00245038" w:rsidP="00245038">
      <w:pPr>
        <w:pStyle w:val="ListParagraph"/>
      </w:pPr>
      <w:r>
        <w:t>### Body mass index = BMI</w:t>
      </w:r>
    </w:p>
    <w:p w14:paraId="48AC0D44" w14:textId="77777777" w:rsidR="00245038" w:rsidRDefault="00245038" w:rsidP="00245038">
      <w:pPr>
        <w:pStyle w:val="ListParagraph"/>
      </w:pPr>
      <w:r>
        <w:t>### age at baseline = age</w:t>
      </w:r>
    </w:p>
    <w:p w14:paraId="79304D59" w14:textId="0B85D12F" w:rsidR="00245038" w:rsidRDefault="00245038" w:rsidP="00245038">
      <w:pPr>
        <w:pStyle w:val="ListParagraph"/>
      </w:pPr>
      <w:r>
        <w:t>### race = race</w:t>
      </w:r>
    </w:p>
    <w:p w14:paraId="10EEE396" w14:textId="77777777" w:rsidR="00C03D0B" w:rsidRPr="00C03D0B" w:rsidRDefault="00C03D0B" w:rsidP="00C03D0B">
      <w:pPr>
        <w:pStyle w:val="ListParagraph"/>
      </w:pPr>
      <w:r w:rsidRPr="00C03D0B">
        <w:t>### time = censored event time to first cancer</w:t>
      </w:r>
    </w:p>
    <w:p w14:paraId="469A3875" w14:textId="379DB574" w:rsidR="00AE4104" w:rsidRPr="00C03D0B" w:rsidRDefault="00C03D0B" w:rsidP="00C03D0B">
      <w:pPr>
        <w:pStyle w:val="ListParagraph"/>
      </w:pPr>
      <w:r w:rsidRPr="00C03D0B">
        <w:t>### delta = observed event indicator</w:t>
      </w:r>
    </w:p>
    <w:p w14:paraId="437C192B" w14:textId="77777777" w:rsidR="00C03D0B" w:rsidRDefault="00C03D0B" w:rsidP="00C03D0B">
      <w:pPr>
        <w:pStyle w:val="ListParagraph"/>
      </w:pPr>
    </w:p>
    <w:p w14:paraId="6AEFDCDF" w14:textId="3483C8DD" w:rsidR="00C27CAA" w:rsidRDefault="00C27CAA" w:rsidP="00C27CAA">
      <w:pPr>
        <w:pStyle w:val="ListParagraph"/>
        <w:numPr>
          <w:ilvl w:val="0"/>
          <w:numId w:val="3"/>
        </w:numPr>
      </w:pPr>
      <w:r>
        <w:t xml:space="preserve">Fit the calibration model </w:t>
      </w:r>
      <w:r w:rsidR="00245038">
        <w:t>for the</w:t>
      </w:r>
      <w:r w:rsidR="00BF76DE">
        <w:t xml:space="preserve"> self-reported</w:t>
      </w:r>
      <w:r w:rsidR="00245038">
        <w:t xml:space="preserve"> log energy intake exposure</w:t>
      </w:r>
      <w:r w:rsidR="00BF76DE">
        <w:t>, assuming the linear measurement model</w:t>
      </w:r>
      <w:r w:rsidR="002F2BA6">
        <w:t xml:space="preserve"> for the self-reported value and </w:t>
      </w:r>
      <w:r w:rsidR="002F2BA6">
        <w:lastRenderedPageBreak/>
        <w:t>classical measurement error for the biomarker value</w:t>
      </w:r>
      <w:r w:rsidR="00BF76DE">
        <w:t xml:space="preserve">. Hint: </w:t>
      </w:r>
      <w:r w:rsidR="002F2BA6">
        <w:t xml:space="preserve">the calibration model </w:t>
      </w:r>
      <w:r w:rsidR="00BF76DE">
        <w:t xml:space="preserve">should have same covariates as outcome model (see </w:t>
      </w:r>
      <w:r w:rsidR="002F2BA6">
        <w:t>1</w:t>
      </w:r>
      <w:r w:rsidR="00BF76DE">
        <w:t>b)</w:t>
      </w:r>
      <w:r w:rsidR="002F2BA6">
        <w:t>.</w:t>
      </w:r>
    </w:p>
    <w:p w14:paraId="693250E4" w14:textId="146EAB58" w:rsidR="00245038" w:rsidRDefault="00245038" w:rsidP="00C27CAA">
      <w:pPr>
        <w:pStyle w:val="ListParagraph"/>
        <w:numPr>
          <w:ilvl w:val="0"/>
          <w:numId w:val="3"/>
        </w:numPr>
      </w:pPr>
      <w:r>
        <w:t>Fit the following Cox model based on the true dietary exposure</w:t>
      </w:r>
    </w:p>
    <w:p w14:paraId="236E1225" w14:textId="46734B94" w:rsidR="00245038" w:rsidRDefault="00245038" w:rsidP="00245038">
      <w:pPr>
        <w:pStyle w:val="ListParagraph"/>
        <w:ind w:left="1080"/>
      </w:pPr>
      <w:r w:rsidRPr="00245038">
        <w:t>True</w:t>
      </w:r>
      <w:r>
        <w:t>.model</w:t>
      </w:r>
      <w:r w:rsidRPr="00245038">
        <w:t>&lt;-</w:t>
      </w:r>
      <w:proofErr w:type="gramStart"/>
      <w:r w:rsidRPr="00245038">
        <w:t>coxph(</w:t>
      </w:r>
      <w:proofErr w:type="gramEnd"/>
      <w:r w:rsidRPr="00245038">
        <w:t>Surv(</w:t>
      </w:r>
      <w:proofErr w:type="gramStart"/>
      <w:r w:rsidRPr="00245038">
        <w:t>time,delta</w:t>
      </w:r>
      <w:proofErr w:type="gramEnd"/>
      <w:r w:rsidRPr="00245038">
        <w:t>)~logEn+age+BMI+step_1000+myrace, data=data)</w:t>
      </w:r>
    </w:p>
    <w:p w14:paraId="7D052BE3" w14:textId="51E5F4B0" w:rsidR="00245038" w:rsidRDefault="00245038" w:rsidP="00245038">
      <w:pPr>
        <w:pStyle w:val="ListParagraph"/>
        <w:numPr>
          <w:ilvl w:val="0"/>
          <w:numId w:val="3"/>
        </w:numPr>
      </w:pPr>
      <w:r>
        <w:t xml:space="preserve">Suppose you don’t observe </w:t>
      </w:r>
      <w:r w:rsidR="000074E4">
        <w:t xml:space="preserve">the true </w:t>
      </w:r>
      <w:proofErr w:type="spellStart"/>
      <w:r>
        <w:t>logEn</w:t>
      </w:r>
      <w:proofErr w:type="spellEnd"/>
      <w:r>
        <w:t xml:space="preserve"> and only observe the self-reported value. Fit a similar outcome model to </w:t>
      </w:r>
      <w:proofErr w:type="gramStart"/>
      <w:r>
        <w:t>2b, but</w:t>
      </w:r>
      <w:proofErr w:type="gramEnd"/>
      <w:r>
        <w:t xml:space="preserve"> consider the naïve model that ignores the error in the </w:t>
      </w:r>
      <w:proofErr w:type="spellStart"/>
      <w:r>
        <w:t>self report</w:t>
      </w:r>
      <w:proofErr w:type="spellEnd"/>
      <w:r>
        <w:t>.</w:t>
      </w:r>
    </w:p>
    <w:p w14:paraId="627AE0B4" w14:textId="1D1D82AA" w:rsidR="00245038" w:rsidRDefault="00245038" w:rsidP="00245038">
      <w:pPr>
        <w:pStyle w:val="ListParagraph"/>
        <w:numPr>
          <w:ilvl w:val="0"/>
          <w:numId w:val="3"/>
        </w:numPr>
      </w:pPr>
      <w:r>
        <w:t xml:space="preserve">Now take the regression calibration approach to fit the outcome model, including getting standard errors that account for the uncertainty in estimating </w:t>
      </w:r>
      <w:r w:rsidR="00AC2FDB">
        <w:t>the calibrated exposure</w:t>
      </w:r>
      <w:r>
        <w:t xml:space="preserve">, and compare your estimates and standard errors to those of the naïve model and the true model. </w:t>
      </w:r>
    </w:p>
    <w:p w14:paraId="68E7A8EE" w14:textId="620B3D85" w:rsidR="00245038" w:rsidRDefault="00245038" w:rsidP="00245038">
      <w:pPr>
        <w:pStyle w:val="ListParagraph"/>
        <w:numPr>
          <w:ilvl w:val="0"/>
          <w:numId w:val="3"/>
        </w:numPr>
      </w:pPr>
      <w:r>
        <w:t>Is the SIMEX method appropriate in this setting?</w:t>
      </w:r>
    </w:p>
    <w:p w14:paraId="22AB2A06" w14:textId="6C158EFC" w:rsidR="00245038" w:rsidRDefault="00245038" w:rsidP="00245038">
      <w:pPr>
        <w:pStyle w:val="ListParagraph"/>
        <w:numPr>
          <w:ilvl w:val="0"/>
          <w:numId w:val="3"/>
        </w:numPr>
      </w:pPr>
      <w:r>
        <w:t>Regardless of your answer to 2e, apply the SIMEX method to estimate the outcome model and consider its performance relative to regression calibration in terms of how well it does to capture the true model</w:t>
      </w:r>
      <w:r w:rsidR="000E2040">
        <w:t xml:space="preserve">. </w:t>
      </w:r>
      <w:r w:rsidR="0040286F">
        <w:t xml:space="preserve">Will need the </w:t>
      </w:r>
      <w:proofErr w:type="spellStart"/>
      <w:r w:rsidR="0040286F">
        <w:t>simexaft</w:t>
      </w:r>
      <w:proofErr w:type="spellEnd"/>
      <w:r w:rsidR="0040286F">
        <w:t xml:space="preserve"> package to use SIMEX for survival data. </w:t>
      </w:r>
      <w:r w:rsidR="000E2040">
        <w:t>Is SIMEX an improvement over the naïve method in this case?</w:t>
      </w:r>
    </w:p>
    <w:p w14:paraId="59391656" w14:textId="77777777" w:rsidR="00927CB8" w:rsidRDefault="00927CB8" w:rsidP="00927CB8"/>
    <w:p w14:paraId="036325DC" w14:textId="102A78C5" w:rsidR="00C01CCE" w:rsidRDefault="00C01CCE" w:rsidP="00C01CCE">
      <w:r w:rsidRPr="00E91088">
        <w:rPr>
          <w:b/>
          <w:bCs/>
        </w:rPr>
        <w:t xml:space="preserve">R code hint for Question 1f: </w:t>
      </w:r>
      <w:r>
        <w:t>SIMEX for regressions with no other covari</w:t>
      </w:r>
      <w:r w:rsidR="00AC2FDB">
        <w:t>a</w:t>
      </w:r>
      <w:r>
        <w:t>tes in model I think had to be run this way</w:t>
      </w:r>
    </w:p>
    <w:p w14:paraId="3AB31616" w14:textId="42CE0D3C" w:rsidR="00C01CCE" w:rsidRPr="00E91088" w:rsidRDefault="00E91088" w:rsidP="00927CB8">
      <w:proofErr w:type="spellStart"/>
      <w:proofErr w:type="gramStart"/>
      <w:r w:rsidRPr="00E91088">
        <w:t>model.simex</w:t>
      </w:r>
      <w:proofErr w:type="spellEnd"/>
      <w:proofErr w:type="gramEnd"/>
      <w:r w:rsidRPr="00E91088">
        <w:t xml:space="preserve"> &lt;-</w:t>
      </w:r>
      <w:proofErr w:type="spellStart"/>
      <w:proofErr w:type="gramStart"/>
      <w:r w:rsidRPr="00E91088">
        <w:t>simex</w:t>
      </w:r>
      <w:proofErr w:type="spellEnd"/>
      <w:r w:rsidRPr="00E91088">
        <w:t>(</w:t>
      </w:r>
      <w:proofErr w:type="spellStart"/>
      <w:r w:rsidRPr="00E91088">
        <w:t>naive.model</w:t>
      </w:r>
      <w:proofErr w:type="spellEnd"/>
      <w:proofErr w:type="gramEnd"/>
      <w:r w:rsidRPr="00E91088">
        <w:t xml:space="preserve">, </w:t>
      </w:r>
      <w:proofErr w:type="spellStart"/>
      <w:r w:rsidRPr="00E91088">
        <w:t>SIMEXvariable</w:t>
      </w:r>
      <w:proofErr w:type="spellEnd"/>
      <w:r w:rsidRPr="00E91088">
        <w:t xml:space="preserve"> = "</w:t>
      </w:r>
      <w:proofErr w:type="spellStart"/>
      <w:r w:rsidRPr="00E91088">
        <w:t>xstarbar</w:t>
      </w:r>
      <w:proofErr w:type="spellEnd"/>
      <w:r w:rsidRPr="00E91088">
        <w:t xml:space="preserve">", </w:t>
      </w:r>
      <w:proofErr w:type="spellStart"/>
      <w:proofErr w:type="gramStart"/>
      <w:r w:rsidRPr="00E91088">
        <w:t>measurement.error</w:t>
      </w:r>
      <w:proofErr w:type="spellEnd"/>
      <w:proofErr w:type="gramEnd"/>
      <w:r w:rsidRPr="00E91088">
        <w:t xml:space="preserve"> = </w:t>
      </w:r>
      <w:proofErr w:type="spellStart"/>
      <w:r w:rsidRPr="00E91088">
        <w:t>sd_me</w:t>
      </w:r>
      <w:proofErr w:type="spellEnd"/>
      <w:r w:rsidRPr="00E91088">
        <w:t>,</w:t>
      </w:r>
      <w:r w:rsidR="00A944A5">
        <w:t xml:space="preserve"> </w:t>
      </w:r>
      <w:r w:rsidRPr="00A944A5">
        <w:rPr>
          <w:b/>
          <w:bCs/>
        </w:rPr>
        <w:t>asymptotic = FALSE</w:t>
      </w:r>
      <w:r w:rsidRPr="00E91088">
        <w:t>)</w:t>
      </w:r>
    </w:p>
    <w:p w14:paraId="1A194EAC" w14:textId="77777777" w:rsidR="00927CB8" w:rsidRDefault="00927CB8" w:rsidP="00927CB8"/>
    <w:p w14:paraId="0F59023A" w14:textId="78893B3C" w:rsidR="00927CB8" w:rsidRDefault="00927CB8" w:rsidP="00927CB8">
      <w:proofErr w:type="gramStart"/>
      <w:r w:rsidRPr="00E91088">
        <w:rPr>
          <w:b/>
          <w:bCs/>
        </w:rPr>
        <w:t>Some  R</w:t>
      </w:r>
      <w:proofErr w:type="gramEnd"/>
      <w:r w:rsidRPr="00E91088">
        <w:rPr>
          <w:b/>
          <w:bCs/>
        </w:rPr>
        <w:t xml:space="preserve"> code hi</w:t>
      </w:r>
      <w:r w:rsidR="00C01CCE" w:rsidRPr="00E91088">
        <w:rPr>
          <w:b/>
          <w:bCs/>
        </w:rPr>
        <w:t>n</w:t>
      </w:r>
      <w:r w:rsidRPr="00E91088">
        <w:rPr>
          <w:b/>
          <w:bCs/>
        </w:rPr>
        <w:t>ts for Question 2</w:t>
      </w:r>
      <w:r w:rsidR="00CA0DC1" w:rsidRPr="00E91088">
        <w:rPr>
          <w:b/>
          <w:bCs/>
        </w:rPr>
        <w:t>:</w:t>
      </w:r>
      <w:r w:rsidR="00CA0DC1">
        <w:t xml:space="preserve"> reading in data, formatting data, and </w:t>
      </w:r>
      <w:r w:rsidR="00156B3C">
        <w:t>package</w:t>
      </w:r>
      <w:r w:rsidR="00156B3C" w:rsidRPr="00156B3C">
        <w:rPr>
          <w:rFonts w:ascii="Courier New" w:hAnsi="Courier New" w:cs="Courier New"/>
        </w:rPr>
        <w:t xml:space="preserve"> </w:t>
      </w:r>
      <w:proofErr w:type="spellStart"/>
      <w:r w:rsidR="00156B3C" w:rsidRPr="00156B3C">
        <w:rPr>
          <w:rFonts w:ascii="Courier New" w:hAnsi="Courier New" w:cs="Courier New"/>
        </w:rPr>
        <w:t>simexaft</w:t>
      </w:r>
      <w:proofErr w:type="spellEnd"/>
      <w:r w:rsidR="00156B3C">
        <w:rPr>
          <w:rFonts w:ascii="Courier New" w:hAnsi="Courier New" w:cs="Courier New"/>
        </w:rPr>
        <w:t xml:space="preserve"> </w:t>
      </w:r>
      <w:r w:rsidR="00CA0DC1">
        <w:t xml:space="preserve">for </w:t>
      </w:r>
      <w:r w:rsidR="00156B3C">
        <w:t xml:space="preserve">Question </w:t>
      </w:r>
      <w:r w:rsidR="00CA0DC1">
        <w:t>2f</w:t>
      </w:r>
    </w:p>
    <w:p w14:paraId="5BD96199" w14:textId="77777777" w:rsidR="00156B3C" w:rsidRDefault="00156B3C" w:rsidP="00927CB8"/>
    <w:p w14:paraId="3F2FDD92" w14:textId="69828DF6" w:rsidR="00156B3C" w:rsidRDefault="00156B3C" w:rsidP="00927CB8">
      <w:r>
        <w:t>The package</w:t>
      </w:r>
      <w:r w:rsidRPr="00156B3C">
        <w:rPr>
          <w:rFonts w:ascii="Courier New" w:hAnsi="Courier New" w:cs="Courier New"/>
        </w:rPr>
        <w:t xml:space="preserve"> </w:t>
      </w:r>
      <w:proofErr w:type="spellStart"/>
      <w:r w:rsidRPr="00156B3C">
        <w:rPr>
          <w:rFonts w:ascii="Courier New" w:hAnsi="Courier New" w:cs="Courier New"/>
        </w:rPr>
        <w:t>simexaft</w:t>
      </w:r>
      <w:proofErr w:type="spellEnd"/>
      <w:r w:rsidRPr="00156B3C">
        <w:rPr>
          <w:rFonts w:ascii="Courier New" w:hAnsi="Courier New" w:cs="Courier New"/>
        </w:rPr>
        <w:t xml:space="preserve"> </w:t>
      </w:r>
      <w:r>
        <w:t xml:space="preserve">was removed from </w:t>
      </w:r>
      <w:proofErr w:type="spellStart"/>
      <w:r>
        <w:t>cran</w:t>
      </w:r>
      <w:proofErr w:type="spellEnd"/>
      <w:r>
        <w:t xml:space="preserve"> last year so I did the following steps to install it.</w:t>
      </w:r>
    </w:p>
    <w:p w14:paraId="4C32588B" w14:textId="77777777" w:rsidR="00156B3C" w:rsidRDefault="00156B3C" w:rsidP="00927CB8"/>
    <w:p w14:paraId="1D163E01" w14:textId="7DD3ED60" w:rsidR="00156B3C" w:rsidRDefault="00156B3C" w:rsidP="00927CB8">
      <w:r w:rsidRPr="00156B3C">
        <w:rPr>
          <w:u w:val="single"/>
        </w:rPr>
        <w:t>Step 1:</w:t>
      </w:r>
      <w:r>
        <w:t xml:space="preserve"> download the simexaft_1.07.1.tar.gz file by going here </w:t>
      </w:r>
    </w:p>
    <w:p w14:paraId="5796FBEC" w14:textId="77777777" w:rsidR="00156B3C" w:rsidRDefault="00156B3C" w:rsidP="00927CB8"/>
    <w:p w14:paraId="5E40EFEF" w14:textId="26DE93C6" w:rsidR="00156B3C" w:rsidRDefault="00156B3C" w:rsidP="00927CB8">
      <w:hyperlink r:id="rId6" w:history="1">
        <w:r w:rsidRPr="00BA1184">
          <w:rPr>
            <w:rStyle w:val="Hyperlink"/>
          </w:rPr>
          <w:t>https://cran.hafro.is/src/contrib/Archive/simexaft/simexaft_1.0.7.1.tar.gz</w:t>
        </w:r>
      </w:hyperlink>
    </w:p>
    <w:p w14:paraId="6309A54D" w14:textId="77777777" w:rsidR="00156B3C" w:rsidRDefault="00156B3C" w:rsidP="00927CB8"/>
    <w:p w14:paraId="4CE8BA07" w14:textId="2CDDF9BD" w:rsidR="00156B3C" w:rsidRDefault="00156B3C" w:rsidP="00927CB8">
      <w:r w:rsidRPr="00156B3C">
        <w:rPr>
          <w:u w:val="single"/>
        </w:rPr>
        <w:t>Step 2</w:t>
      </w:r>
      <w:r>
        <w:t>: Click on that downloaded</w:t>
      </w:r>
      <w:r w:rsidRPr="00156B3C">
        <w:t xml:space="preserve"> </w:t>
      </w:r>
      <w:r w:rsidRPr="00156B3C">
        <w:t>simexaft_1.0.7.1.tar.gz</w:t>
      </w:r>
      <w:r w:rsidRPr="00156B3C">
        <w:t xml:space="preserve"> </w:t>
      </w:r>
      <w:proofErr w:type="gramStart"/>
      <w:r>
        <w:t>file,  which</w:t>
      </w:r>
      <w:proofErr w:type="gramEnd"/>
      <w:r>
        <w:t xml:space="preserve"> creates a local </w:t>
      </w:r>
      <w:proofErr w:type="spellStart"/>
      <w:r>
        <w:t>simexaft</w:t>
      </w:r>
      <w:proofErr w:type="spellEnd"/>
      <w:r>
        <w:t xml:space="preserve"> package directory</w:t>
      </w:r>
    </w:p>
    <w:p w14:paraId="762AEF25" w14:textId="77777777" w:rsidR="00156B3C" w:rsidRDefault="00156B3C" w:rsidP="00927CB8"/>
    <w:p w14:paraId="4AF4A0B2" w14:textId="6AFECB8E" w:rsidR="00156B3C" w:rsidRDefault="00156B3C" w:rsidP="00927CB8">
      <w:r w:rsidRPr="00156B3C">
        <w:rPr>
          <w:u w:val="single"/>
        </w:rPr>
        <w:t>Step 3</w:t>
      </w:r>
      <w:r>
        <w:t xml:space="preserve">: install the </w:t>
      </w:r>
      <w:proofErr w:type="spellStart"/>
      <w:r w:rsidRPr="00156B3C">
        <w:rPr>
          <w:rFonts w:ascii="Courier New" w:hAnsi="Courier New" w:cs="Courier New"/>
        </w:rPr>
        <w:t>devtools</w:t>
      </w:r>
      <w:proofErr w:type="spellEnd"/>
      <w:r w:rsidRPr="00156B3C">
        <w:rPr>
          <w:rFonts w:ascii="Courier New" w:hAnsi="Courier New" w:cs="Courier New"/>
        </w:rPr>
        <w:t xml:space="preserve"> </w:t>
      </w:r>
      <w:r>
        <w:t>package if you don’t have it and this command in R prompt</w:t>
      </w:r>
    </w:p>
    <w:p w14:paraId="71D7438E" w14:textId="4819C3DF" w:rsidR="00156B3C" w:rsidRDefault="00156B3C" w:rsidP="00927CB8">
      <w:pPr>
        <w:rPr>
          <w:rFonts w:ascii="Courier New" w:hAnsi="Courier New" w:cs="Courier New"/>
        </w:rPr>
      </w:pPr>
      <w:r w:rsidRPr="00156B3C">
        <w:rPr>
          <w:rFonts w:ascii="Courier New" w:hAnsi="Courier New" w:cs="Courier New"/>
        </w:rPr>
        <w:tab/>
      </w:r>
      <w:r w:rsidRPr="00156B3C">
        <w:rPr>
          <w:rFonts w:ascii="Courier New" w:hAnsi="Courier New" w:cs="Courier New"/>
        </w:rPr>
        <w:t xml:space="preserve"> library(</w:t>
      </w:r>
      <w:proofErr w:type="spellStart"/>
      <w:r w:rsidRPr="00156B3C">
        <w:rPr>
          <w:rFonts w:ascii="Courier New" w:hAnsi="Courier New" w:cs="Courier New"/>
        </w:rPr>
        <w:t>devtools</w:t>
      </w:r>
      <w:proofErr w:type="spellEnd"/>
      <w:r w:rsidRPr="00156B3C">
        <w:rPr>
          <w:rFonts w:ascii="Courier New" w:hAnsi="Courier New" w:cs="Courier New"/>
        </w:rPr>
        <w:t>)</w:t>
      </w:r>
    </w:p>
    <w:p w14:paraId="7C36D6EA" w14:textId="77777777" w:rsidR="00156B3C" w:rsidRPr="00156B3C" w:rsidRDefault="00156B3C" w:rsidP="00927CB8">
      <w:pPr>
        <w:rPr>
          <w:rFonts w:ascii="Courier New" w:hAnsi="Courier New" w:cs="Courier New"/>
        </w:rPr>
      </w:pPr>
    </w:p>
    <w:p w14:paraId="440A496E" w14:textId="3E17B41F" w:rsidR="00156B3C" w:rsidRDefault="00156B3C" w:rsidP="00927CB8">
      <w:r w:rsidRPr="00156B3C">
        <w:rPr>
          <w:u w:val="single"/>
        </w:rPr>
        <w:t>Step 4</w:t>
      </w:r>
      <w:r>
        <w:t xml:space="preserve">: Install </w:t>
      </w:r>
      <w:proofErr w:type="spellStart"/>
      <w:r w:rsidRPr="00156B3C">
        <w:rPr>
          <w:rFonts w:ascii="Courier New" w:hAnsi="Courier New" w:cs="Courier New"/>
        </w:rPr>
        <w:t>simexaft</w:t>
      </w:r>
      <w:proofErr w:type="spellEnd"/>
      <w:r>
        <w:t xml:space="preserve"> by typing this in the R command window (make sure to put the right path to the package directory created by clicking on that </w:t>
      </w:r>
      <w:r w:rsidRPr="00156B3C">
        <w:t>simexaft_1.0.7.1.tar.gz</w:t>
      </w:r>
      <w:r>
        <w:t xml:space="preserve"> file):</w:t>
      </w:r>
    </w:p>
    <w:p w14:paraId="2479EDBC" w14:textId="77777777" w:rsidR="00156B3C" w:rsidRDefault="00156B3C" w:rsidP="00156B3C"/>
    <w:p w14:paraId="7C91AFF9" w14:textId="62B3BD81" w:rsidR="00156B3C" w:rsidRPr="00156B3C" w:rsidRDefault="00156B3C" w:rsidP="00156B3C">
      <w:pPr>
        <w:ind w:firstLine="720"/>
        <w:rPr>
          <w:rFonts w:ascii="Courier New" w:hAnsi="Courier New" w:cs="Courier New"/>
        </w:rPr>
      </w:pPr>
      <w:proofErr w:type="spellStart"/>
      <w:proofErr w:type="gramStart"/>
      <w:r w:rsidRPr="00156B3C">
        <w:rPr>
          <w:rFonts w:ascii="Courier New" w:hAnsi="Courier New" w:cs="Courier New"/>
        </w:rPr>
        <w:t>devtools</w:t>
      </w:r>
      <w:proofErr w:type="spellEnd"/>
      <w:r w:rsidRPr="00156B3C">
        <w:rPr>
          <w:rFonts w:ascii="Courier New" w:hAnsi="Courier New" w:cs="Courier New"/>
        </w:rPr>
        <w:t>::</w:t>
      </w:r>
      <w:proofErr w:type="gramEnd"/>
      <w:r w:rsidRPr="00156B3C">
        <w:rPr>
          <w:rFonts w:ascii="Courier New" w:hAnsi="Courier New" w:cs="Courier New"/>
        </w:rPr>
        <w:t>install('</w:t>
      </w:r>
      <w:r w:rsidRPr="00156B3C">
        <w:rPr>
          <w:rFonts w:ascii="Courier New" w:hAnsi="Courier New" w:cs="Courier New"/>
          <w:color w:val="EE0000"/>
        </w:rPr>
        <w:t>~/Downloads/</w:t>
      </w:r>
      <w:proofErr w:type="spellStart"/>
      <w:r w:rsidRPr="00156B3C">
        <w:rPr>
          <w:rFonts w:ascii="Courier New" w:hAnsi="Courier New" w:cs="Courier New"/>
          <w:color w:val="EE0000"/>
        </w:rPr>
        <w:t>simexaft</w:t>
      </w:r>
      <w:proofErr w:type="spellEnd"/>
      <w:r w:rsidRPr="00156B3C">
        <w:rPr>
          <w:rFonts w:ascii="Courier New" w:hAnsi="Courier New" w:cs="Courier New"/>
          <w:color w:val="EE0000"/>
        </w:rPr>
        <w:t>'</w:t>
      </w:r>
      <w:r w:rsidRPr="00156B3C">
        <w:rPr>
          <w:rFonts w:ascii="Courier New" w:hAnsi="Courier New" w:cs="Courier New"/>
        </w:rPr>
        <w:t>)</w:t>
      </w:r>
    </w:p>
    <w:p w14:paraId="3D93EBC1" w14:textId="77777777" w:rsidR="00156B3C" w:rsidRDefault="00156B3C" w:rsidP="00156B3C">
      <w:pPr>
        <w:ind w:firstLine="720"/>
      </w:pPr>
    </w:p>
    <w:p w14:paraId="7269F170" w14:textId="6C4AB098" w:rsidR="00156B3C" w:rsidRDefault="00156B3C" w:rsidP="00927CB8">
      <w:r w:rsidRPr="00156B3C">
        <w:rPr>
          <w:u w:val="single"/>
        </w:rPr>
        <w:t>Step 5</w:t>
      </w:r>
      <w:r>
        <w:t xml:space="preserve">: load the </w:t>
      </w:r>
      <w:proofErr w:type="spellStart"/>
      <w:r w:rsidRPr="00156B3C">
        <w:rPr>
          <w:rFonts w:ascii="Courier New" w:hAnsi="Courier New" w:cs="Courier New"/>
        </w:rPr>
        <w:t>simexaft</w:t>
      </w:r>
      <w:proofErr w:type="spellEnd"/>
      <w:r>
        <w:t xml:space="preserve"> package by typing this in the R command prompt</w:t>
      </w:r>
    </w:p>
    <w:p w14:paraId="3D57E8BA" w14:textId="77777777" w:rsidR="00156B3C" w:rsidRDefault="00156B3C" w:rsidP="00927CB8"/>
    <w:p w14:paraId="643DABEE" w14:textId="2D24A8BC" w:rsidR="00156B3C" w:rsidRDefault="00156B3C" w:rsidP="00156B3C">
      <w:pPr>
        <w:ind w:firstLine="720"/>
      </w:pPr>
      <w:r w:rsidRPr="00156B3C">
        <w:rPr>
          <w:rFonts w:ascii="Courier New" w:hAnsi="Courier New" w:cs="Courier New"/>
        </w:rPr>
        <w:t>library(</w:t>
      </w:r>
      <w:proofErr w:type="spellStart"/>
      <w:r w:rsidRPr="00156B3C">
        <w:rPr>
          <w:rFonts w:ascii="Courier New" w:hAnsi="Courier New" w:cs="Courier New"/>
        </w:rPr>
        <w:t>simexaft</w:t>
      </w:r>
      <w:proofErr w:type="spellEnd"/>
      <w:r w:rsidRPr="00156B3C">
        <w:rPr>
          <w:rFonts w:ascii="Courier New" w:hAnsi="Courier New" w:cs="Courier New"/>
        </w:rPr>
        <w:t>)</w:t>
      </w:r>
    </w:p>
    <w:p w14:paraId="3E742F16" w14:textId="77777777" w:rsidR="00156B3C" w:rsidRDefault="00156B3C" w:rsidP="00927CB8"/>
    <w:p w14:paraId="2E6FBAA9" w14:textId="77777777" w:rsidR="00CA0DC1" w:rsidRDefault="00CA0DC1" w:rsidP="00927CB8">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p>
    <w:p w14:paraId="7FF51481" w14:textId="1177C1C6" w:rsidR="00CA0DC1" w:rsidRPr="00CA0DC1" w:rsidRDefault="00CA0DC1" w:rsidP="00CA0DC1">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r w:rsidRPr="00CA0DC1">
        <w:rPr>
          <w:rFonts w:ascii="Courier New" w:hAnsi="Courier New" w:cs="Menlo"/>
          <w:b/>
          <w:bCs/>
          <w:color w:val="3E3E3E"/>
          <w:kern w:val="0"/>
          <w:sz w:val="20"/>
          <w:szCs w:val="20"/>
        </w:rPr>
        <w:t>library(</w:t>
      </w:r>
      <w:proofErr w:type="spellStart"/>
      <w:proofErr w:type="gramStart"/>
      <w:r w:rsidRPr="00CA0DC1">
        <w:rPr>
          <w:rFonts w:ascii="Courier New" w:hAnsi="Courier New" w:cs="Menlo"/>
          <w:b/>
          <w:bCs/>
          <w:color w:val="3E3E3E"/>
          <w:kern w:val="0"/>
          <w:sz w:val="20"/>
          <w:szCs w:val="20"/>
        </w:rPr>
        <w:t>openxlsx</w:t>
      </w:r>
      <w:proofErr w:type="spellEnd"/>
      <w:r w:rsidRPr="00CA0DC1">
        <w:rPr>
          <w:rFonts w:ascii="Courier New" w:hAnsi="Courier New" w:cs="Menlo"/>
          <w:b/>
          <w:bCs/>
          <w:color w:val="3E3E3E"/>
          <w:kern w:val="0"/>
          <w:sz w:val="20"/>
          <w:szCs w:val="20"/>
        </w:rPr>
        <w:t>)</w:t>
      </w:r>
      <w:r>
        <w:rPr>
          <w:rFonts w:ascii="Courier New" w:hAnsi="Courier New" w:cs="Menlo"/>
          <w:b/>
          <w:bCs/>
          <w:color w:val="3E3E3E"/>
          <w:kern w:val="0"/>
          <w:sz w:val="20"/>
          <w:szCs w:val="20"/>
        </w:rPr>
        <w:t xml:space="preserve">  #</w:t>
      </w:r>
      <w:proofErr w:type="gramEnd"/>
      <w:r>
        <w:rPr>
          <w:rFonts w:ascii="Courier New" w:hAnsi="Courier New" w:cs="Menlo"/>
          <w:b/>
          <w:bCs/>
          <w:color w:val="3E3E3E"/>
          <w:kern w:val="0"/>
          <w:sz w:val="20"/>
          <w:szCs w:val="20"/>
        </w:rPr>
        <w:t>## For reading in excel data</w:t>
      </w:r>
    </w:p>
    <w:p w14:paraId="78208954" w14:textId="5A52A4F3" w:rsidR="00CA0DC1" w:rsidRPr="00CA0DC1" w:rsidRDefault="00CA0DC1" w:rsidP="00CA0DC1">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r w:rsidRPr="00CA0DC1">
        <w:rPr>
          <w:rFonts w:ascii="Courier New" w:hAnsi="Courier New" w:cs="Menlo"/>
          <w:b/>
          <w:bCs/>
          <w:color w:val="3E3E3E"/>
          <w:kern w:val="0"/>
          <w:sz w:val="20"/>
          <w:szCs w:val="20"/>
        </w:rPr>
        <w:t>library(survival)</w:t>
      </w:r>
      <w:r>
        <w:rPr>
          <w:rFonts w:ascii="Courier New" w:hAnsi="Courier New" w:cs="Menlo"/>
          <w:b/>
          <w:bCs/>
          <w:color w:val="3E3E3E"/>
          <w:kern w:val="0"/>
          <w:sz w:val="20"/>
          <w:szCs w:val="20"/>
        </w:rPr>
        <w:t xml:space="preserve"> ### For survival regressions</w:t>
      </w:r>
    </w:p>
    <w:p w14:paraId="13414E16" w14:textId="7E8D82B3" w:rsidR="00CA0DC1" w:rsidRPr="00CA0DC1" w:rsidRDefault="00CA0DC1" w:rsidP="00CA0DC1">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r w:rsidRPr="00CA0DC1">
        <w:rPr>
          <w:rFonts w:ascii="Courier New" w:hAnsi="Courier New" w:cs="Menlo"/>
          <w:b/>
          <w:bCs/>
          <w:color w:val="3E3E3E"/>
          <w:kern w:val="0"/>
          <w:sz w:val="20"/>
          <w:szCs w:val="20"/>
        </w:rPr>
        <w:t>library(</w:t>
      </w:r>
      <w:proofErr w:type="spellStart"/>
      <w:proofErr w:type="gramStart"/>
      <w:r w:rsidRPr="00CA0DC1">
        <w:rPr>
          <w:rFonts w:ascii="Courier New" w:hAnsi="Courier New" w:cs="Menlo"/>
          <w:b/>
          <w:bCs/>
          <w:color w:val="3E3E3E"/>
          <w:kern w:val="0"/>
          <w:sz w:val="20"/>
          <w:szCs w:val="20"/>
        </w:rPr>
        <w:t>simexaft</w:t>
      </w:r>
      <w:proofErr w:type="spellEnd"/>
      <w:r w:rsidRPr="00CA0DC1">
        <w:rPr>
          <w:rFonts w:ascii="Courier New" w:hAnsi="Courier New" w:cs="Menlo"/>
          <w:b/>
          <w:bCs/>
          <w:color w:val="3E3E3E"/>
          <w:kern w:val="0"/>
          <w:sz w:val="20"/>
          <w:szCs w:val="20"/>
        </w:rPr>
        <w:t>)  #</w:t>
      </w:r>
      <w:proofErr w:type="gramEnd"/>
      <w:r w:rsidRPr="00CA0DC1">
        <w:rPr>
          <w:rFonts w:ascii="Courier New" w:hAnsi="Courier New" w:cs="Menlo"/>
          <w:b/>
          <w:bCs/>
          <w:color w:val="3E3E3E"/>
          <w:kern w:val="0"/>
          <w:sz w:val="20"/>
          <w:szCs w:val="20"/>
        </w:rPr>
        <w:t xml:space="preserve">## </w:t>
      </w:r>
      <w:proofErr w:type="spellStart"/>
      <w:r w:rsidRPr="00CA0DC1">
        <w:rPr>
          <w:rFonts w:ascii="Courier New" w:hAnsi="Courier New" w:cs="Menlo"/>
          <w:b/>
          <w:bCs/>
          <w:color w:val="3E3E3E"/>
          <w:kern w:val="0"/>
          <w:sz w:val="20"/>
          <w:szCs w:val="20"/>
        </w:rPr>
        <w:t>simex</w:t>
      </w:r>
      <w:proofErr w:type="spellEnd"/>
      <w:r w:rsidRPr="00CA0DC1">
        <w:rPr>
          <w:rFonts w:ascii="Courier New" w:hAnsi="Courier New" w:cs="Menlo"/>
          <w:b/>
          <w:bCs/>
          <w:color w:val="3E3E3E"/>
          <w:kern w:val="0"/>
          <w:sz w:val="20"/>
          <w:szCs w:val="20"/>
        </w:rPr>
        <w:t xml:space="preserve"> for the accelerated failure time model</w:t>
      </w:r>
    </w:p>
    <w:p w14:paraId="4B5D4B21" w14:textId="763D2F5A" w:rsidR="00CA0DC1" w:rsidRPr="00CA0DC1" w:rsidRDefault="00CA0DC1" w:rsidP="00CA0DC1">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r w:rsidRPr="00CA0DC1">
        <w:rPr>
          <w:rFonts w:ascii="Courier New" w:hAnsi="Courier New" w:cs="Menlo"/>
          <w:b/>
          <w:bCs/>
          <w:color w:val="3E3E3E"/>
          <w:kern w:val="0"/>
          <w:sz w:val="20"/>
          <w:szCs w:val="20"/>
        </w:rPr>
        <w:t>library(</w:t>
      </w:r>
      <w:proofErr w:type="gramStart"/>
      <w:r w:rsidRPr="00CA0DC1">
        <w:rPr>
          <w:rFonts w:ascii="Courier New" w:hAnsi="Courier New" w:cs="Menlo"/>
          <w:b/>
          <w:bCs/>
          <w:color w:val="3E3E3E"/>
          <w:kern w:val="0"/>
          <w:sz w:val="20"/>
          <w:szCs w:val="20"/>
        </w:rPr>
        <w:t>boot</w:t>
      </w:r>
      <w:r w:rsidR="00673E5F">
        <w:rPr>
          <w:rFonts w:ascii="Courier New" w:hAnsi="Courier New" w:cs="Menlo"/>
          <w:b/>
          <w:bCs/>
          <w:color w:val="3E3E3E"/>
          <w:kern w:val="0"/>
          <w:sz w:val="20"/>
          <w:szCs w:val="20"/>
        </w:rPr>
        <w:t>)  #</w:t>
      </w:r>
      <w:proofErr w:type="gramEnd"/>
      <w:r w:rsidR="00673E5F">
        <w:rPr>
          <w:rFonts w:ascii="Courier New" w:hAnsi="Courier New" w:cs="Menlo"/>
          <w:b/>
          <w:bCs/>
          <w:color w:val="3E3E3E"/>
          <w:kern w:val="0"/>
          <w:sz w:val="20"/>
          <w:szCs w:val="20"/>
        </w:rPr>
        <w:t xml:space="preserve"># For bootstrap SE </w:t>
      </w:r>
    </w:p>
    <w:p w14:paraId="5518001D" w14:textId="77777777" w:rsidR="00CA0DC1" w:rsidRPr="00CA0DC1" w:rsidRDefault="00CA0DC1" w:rsidP="00CA0DC1">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p>
    <w:p w14:paraId="2A5AA009" w14:textId="77777777" w:rsidR="00156B3C" w:rsidRDefault="00156B3C" w:rsidP="00CA0DC1">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r>
        <w:rPr>
          <w:rFonts w:ascii="Courier New" w:hAnsi="Courier New" w:cs="Menlo"/>
          <w:b/>
          <w:bCs/>
          <w:color w:val="3E3E3E"/>
          <w:kern w:val="0"/>
          <w:sz w:val="20"/>
          <w:szCs w:val="20"/>
        </w:rPr>
        <w:t xml:space="preserve">### </w:t>
      </w:r>
      <w:r w:rsidR="00673E5F">
        <w:rPr>
          <w:rFonts w:ascii="Courier New" w:hAnsi="Courier New" w:cs="Menlo"/>
          <w:b/>
          <w:bCs/>
          <w:color w:val="3E3E3E"/>
          <w:kern w:val="0"/>
          <w:sz w:val="20"/>
          <w:szCs w:val="20"/>
        </w:rPr>
        <w:t>uncomment this line</w:t>
      </w:r>
      <w:r w:rsidR="00CA0DC1" w:rsidRPr="00CA0DC1">
        <w:rPr>
          <w:rFonts w:ascii="Courier New" w:hAnsi="Courier New" w:cs="Menlo"/>
          <w:b/>
          <w:bCs/>
          <w:color w:val="3E3E3E"/>
          <w:kern w:val="0"/>
          <w:sz w:val="20"/>
          <w:szCs w:val="20"/>
        </w:rPr>
        <w:t xml:space="preserve"> to install </w:t>
      </w:r>
      <w:r w:rsidR="00673E5F">
        <w:rPr>
          <w:rFonts w:ascii="Courier New" w:hAnsi="Courier New" w:cs="Menlo"/>
          <w:b/>
          <w:bCs/>
          <w:color w:val="3E3E3E"/>
          <w:kern w:val="0"/>
          <w:sz w:val="20"/>
          <w:szCs w:val="20"/>
        </w:rPr>
        <w:t>if don’t have already</w:t>
      </w:r>
      <w:r>
        <w:rPr>
          <w:rFonts w:ascii="Courier New" w:hAnsi="Courier New" w:cs="Menlo"/>
          <w:b/>
          <w:bCs/>
          <w:color w:val="3E3E3E"/>
          <w:kern w:val="0"/>
          <w:sz w:val="20"/>
          <w:szCs w:val="20"/>
        </w:rPr>
        <w:t xml:space="preserve"> have sandwich2stage</w:t>
      </w:r>
    </w:p>
    <w:p w14:paraId="14C92B2F" w14:textId="62CCB2FF" w:rsidR="00CA0DC1" w:rsidRDefault="00156B3C" w:rsidP="00CA0DC1">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r>
        <w:rPr>
          <w:rFonts w:ascii="Courier New" w:hAnsi="Courier New" w:cs="Menlo"/>
          <w:b/>
          <w:bCs/>
          <w:color w:val="3E3E3E"/>
          <w:kern w:val="0"/>
          <w:sz w:val="20"/>
          <w:szCs w:val="20"/>
        </w:rPr>
        <w:t>### installed</w:t>
      </w:r>
    </w:p>
    <w:p w14:paraId="7EF62F1B" w14:textId="77777777" w:rsidR="00156B3C" w:rsidRPr="00CA0DC1" w:rsidRDefault="00156B3C" w:rsidP="00CA0DC1">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p>
    <w:p w14:paraId="048A6AF7" w14:textId="77777777" w:rsidR="00CA0DC1" w:rsidRPr="00CA0DC1" w:rsidRDefault="00CA0DC1" w:rsidP="00CA0DC1">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r w:rsidRPr="00CA0DC1">
        <w:rPr>
          <w:rFonts w:ascii="Courier New" w:hAnsi="Courier New" w:cs="Menlo"/>
          <w:b/>
          <w:bCs/>
          <w:color w:val="3E3E3E"/>
          <w:kern w:val="0"/>
          <w:sz w:val="20"/>
          <w:szCs w:val="20"/>
        </w:rPr>
        <w:t>#</w:t>
      </w:r>
      <w:proofErr w:type="gramStart"/>
      <w:r w:rsidRPr="00CA0DC1">
        <w:rPr>
          <w:rFonts w:ascii="Courier New" w:hAnsi="Courier New" w:cs="Menlo"/>
          <w:b/>
          <w:bCs/>
          <w:color w:val="3E3E3E"/>
          <w:kern w:val="0"/>
          <w:sz w:val="20"/>
          <w:szCs w:val="20"/>
        </w:rPr>
        <w:t>install</w:t>
      </w:r>
      <w:proofErr w:type="gramEnd"/>
      <w:r w:rsidRPr="00CA0DC1">
        <w:rPr>
          <w:rFonts w:ascii="Courier New" w:hAnsi="Courier New" w:cs="Menlo"/>
          <w:b/>
          <w:bCs/>
          <w:color w:val="3E3E3E"/>
          <w:kern w:val="0"/>
          <w:sz w:val="20"/>
          <w:szCs w:val="20"/>
        </w:rPr>
        <w:t>_</w:t>
      </w:r>
      <w:proofErr w:type="gramStart"/>
      <w:r w:rsidRPr="00CA0DC1">
        <w:rPr>
          <w:rFonts w:ascii="Courier New" w:hAnsi="Courier New" w:cs="Menlo"/>
          <w:b/>
          <w:bCs/>
          <w:color w:val="3E3E3E"/>
          <w:kern w:val="0"/>
          <w:sz w:val="20"/>
          <w:szCs w:val="20"/>
        </w:rPr>
        <w:t>github(</w:t>
      </w:r>
      <w:proofErr w:type="gramEnd"/>
      <w:r w:rsidRPr="00CA0DC1">
        <w:rPr>
          <w:rFonts w:ascii="Courier New" w:hAnsi="Courier New" w:cs="Menlo"/>
          <w:b/>
          <w:bCs/>
          <w:color w:val="3E3E3E"/>
          <w:kern w:val="0"/>
          <w:sz w:val="20"/>
          <w:szCs w:val="20"/>
        </w:rPr>
        <w:t>"lboe23/sandwich2stage", subdir="pkg")</w:t>
      </w:r>
    </w:p>
    <w:p w14:paraId="4D3644BF" w14:textId="77777777" w:rsidR="00CA0DC1" w:rsidRPr="00CA0DC1" w:rsidRDefault="00CA0DC1" w:rsidP="00CA0DC1">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r w:rsidRPr="00CA0DC1">
        <w:rPr>
          <w:rFonts w:ascii="Courier New" w:hAnsi="Courier New" w:cs="Menlo"/>
          <w:b/>
          <w:bCs/>
          <w:color w:val="3E3E3E"/>
          <w:kern w:val="0"/>
          <w:sz w:val="20"/>
          <w:szCs w:val="20"/>
        </w:rPr>
        <w:t>library(sandwich2stage)</w:t>
      </w:r>
    </w:p>
    <w:p w14:paraId="35F82403" w14:textId="77777777" w:rsidR="00CA0DC1" w:rsidRPr="00CA0DC1" w:rsidRDefault="00CA0DC1" w:rsidP="00CA0DC1">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p>
    <w:p w14:paraId="0B8A4BA7" w14:textId="77777777" w:rsidR="00CA0DC1" w:rsidRPr="00CA0DC1" w:rsidRDefault="00CA0DC1" w:rsidP="00CA0DC1">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p>
    <w:p w14:paraId="538500DC" w14:textId="69DC1E1A" w:rsidR="00CA0DC1" w:rsidRDefault="00CA0DC1" w:rsidP="00CA0DC1">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r w:rsidRPr="00CA0DC1">
        <w:rPr>
          <w:rFonts w:ascii="Courier New" w:hAnsi="Courier New" w:cs="Menlo"/>
          <w:b/>
          <w:bCs/>
          <w:color w:val="3E3E3E"/>
          <w:kern w:val="0"/>
          <w:sz w:val="20"/>
          <w:szCs w:val="20"/>
        </w:rPr>
        <w:t xml:space="preserve">### </w:t>
      </w:r>
      <w:r w:rsidR="00903232">
        <w:rPr>
          <w:rFonts w:ascii="Courier New" w:hAnsi="Courier New" w:cs="Menlo"/>
          <w:b/>
          <w:bCs/>
          <w:color w:val="3E3E3E"/>
          <w:kern w:val="0"/>
          <w:sz w:val="20"/>
          <w:szCs w:val="20"/>
        </w:rPr>
        <w:t>Re</w:t>
      </w:r>
      <w:r w:rsidR="00156B3C">
        <w:rPr>
          <w:rFonts w:ascii="Courier New" w:hAnsi="Courier New" w:cs="Menlo"/>
          <w:b/>
          <w:bCs/>
          <w:color w:val="3E3E3E"/>
          <w:kern w:val="0"/>
          <w:sz w:val="20"/>
          <w:szCs w:val="20"/>
        </w:rPr>
        <w:t>a</w:t>
      </w:r>
      <w:r w:rsidR="00903232">
        <w:rPr>
          <w:rFonts w:ascii="Courier New" w:hAnsi="Courier New" w:cs="Menlo"/>
          <w:b/>
          <w:bCs/>
          <w:color w:val="3E3E3E"/>
          <w:kern w:val="0"/>
          <w:sz w:val="20"/>
          <w:szCs w:val="20"/>
        </w:rPr>
        <w:t>d in simulated dataset</w:t>
      </w:r>
      <w:r w:rsidR="00156B3C">
        <w:rPr>
          <w:rFonts w:ascii="Courier New" w:hAnsi="Courier New" w:cs="Menlo"/>
          <w:b/>
          <w:bCs/>
          <w:color w:val="3E3E3E"/>
          <w:kern w:val="0"/>
          <w:sz w:val="20"/>
          <w:szCs w:val="20"/>
        </w:rPr>
        <w:t>, i</w:t>
      </w:r>
      <w:r w:rsidRPr="00CA0DC1">
        <w:rPr>
          <w:rFonts w:ascii="Courier New" w:hAnsi="Courier New" w:cs="Menlo"/>
          <w:b/>
          <w:bCs/>
          <w:color w:val="3E3E3E"/>
          <w:kern w:val="0"/>
          <w:sz w:val="20"/>
          <w:szCs w:val="20"/>
        </w:rPr>
        <w:t>nspired by WHI dietary data</w:t>
      </w:r>
    </w:p>
    <w:p w14:paraId="729BC806" w14:textId="210CD4BC" w:rsidR="00642EE4" w:rsidRPr="00CA0DC1" w:rsidRDefault="00642EE4" w:rsidP="00CA0DC1">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r>
        <w:rPr>
          <w:rFonts w:ascii="Courier New" w:hAnsi="Courier New" w:cs="Menlo"/>
          <w:b/>
          <w:bCs/>
          <w:color w:val="3E3E3E"/>
          <w:kern w:val="0"/>
          <w:sz w:val="20"/>
          <w:szCs w:val="20"/>
        </w:rPr>
        <w:t>### Need to update the directory name to be where you saved the data file</w:t>
      </w:r>
    </w:p>
    <w:p w14:paraId="307EE4CB" w14:textId="77777777" w:rsidR="00CA0DC1" w:rsidRPr="00CA0DC1" w:rsidRDefault="00CA0DC1" w:rsidP="00CA0DC1">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r w:rsidRPr="00CA0DC1">
        <w:rPr>
          <w:rFonts w:ascii="Courier New" w:hAnsi="Courier New" w:cs="Menlo"/>
          <w:b/>
          <w:bCs/>
          <w:color w:val="3E3E3E"/>
          <w:kern w:val="0"/>
          <w:sz w:val="20"/>
          <w:szCs w:val="20"/>
        </w:rPr>
        <w:t>data&lt;</w:t>
      </w:r>
      <w:proofErr w:type="gramStart"/>
      <w:r w:rsidRPr="00CA0DC1">
        <w:rPr>
          <w:rFonts w:ascii="Courier New" w:hAnsi="Courier New" w:cs="Menlo"/>
          <w:b/>
          <w:bCs/>
          <w:color w:val="3E3E3E"/>
          <w:kern w:val="0"/>
          <w:sz w:val="20"/>
          <w:szCs w:val="20"/>
        </w:rPr>
        <w:t>-read.xlsx(</w:t>
      </w:r>
      <w:proofErr w:type="gramEnd"/>
      <w:r w:rsidRPr="00CA0DC1">
        <w:rPr>
          <w:rFonts w:ascii="Courier New" w:hAnsi="Courier New" w:cs="Menlo"/>
          <w:b/>
          <w:bCs/>
          <w:color w:val="3E3E3E"/>
          <w:kern w:val="0"/>
          <w:sz w:val="20"/>
          <w:szCs w:val="20"/>
        </w:rPr>
        <w:t>"~/Library/CloudStorage/OneDrive-KaiserPermanente/Meetings/JSM 2023/simulated_whidata.xlsx")</w:t>
      </w:r>
    </w:p>
    <w:p w14:paraId="0F1C16AB" w14:textId="77777777" w:rsidR="00CA0DC1" w:rsidRPr="00CA0DC1" w:rsidRDefault="00CA0DC1" w:rsidP="00CA0DC1">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r w:rsidRPr="00CA0DC1">
        <w:rPr>
          <w:rFonts w:ascii="Courier New" w:hAnsi="Courier New" w:cs="Menlo"/>
          <w:b/>
          <w:bCs/>
          <w:color w:val="3E3E3E"/>
          <w:kern w:val="0"/>
          <w:sz w:val="20"/>
          <w:szCs w:val="20"/>
        </w:rPr>
        <w:t>names(data)</w:t>
      </w:r>
    </w:p>
    <w:p w14:paraId="5D83FD30" w14:textId="77777777" w:rsidR="00E836CC" w:rsidRDefault="00E836CC" w:rsidP="00927CB8">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p>
    <w:p w14:paraId="3181A202" w14:textId="765CB476" w:rsidR="00927CB8" w:rsidRPr="00927CB8" w:rsidRDefault="00927CB8" w:rsidP="00927CB8">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r w:rsidRPr="00927CB8">
        <w:rPr>
          <w:rFonts w:ascii="Courier New" w:hAnsi="Courier New" w:cs="Menlo"/>
          <w:b/>
          <w:bCs/>
          <w:color w:val="3E3E3E"/>
          <w:kern w:val="0"/>
          <w:sz w:val="20"/>
          <w:szCs w:val="20"/>
        </w:rPr>
        <w:t xml:space="preserve">### Note sandwich2stage and </w:t>
      </w:r>
      <w:proofErr w:type="spellStart"/>
      <w:r w:rsidRPr="00927CB8">
        <w:rPr>
          <w:rFonts w:ascii="Courier New" w:hAnsi="Courier New" w:cs="Menlo"/>
          <w:b/>
          <w:bCs/>
          <w:color w:val="3E3E3E"/>
          <w:kern w:val="0"/>
          <w:sz w:val="20"/>
          <w:szCs w:val="20"/>
        </w:rPr>
        <w:t>simexFit</w:t>
      </w:r>
      <w:proofErr w:type="spellEnd"/>
      <w:r w:rsidRPr="00927CB8">
        <w:rPr>
          <w:rFonts w:ascii="Courier New" w:hAnsi="Courier New" w:cs="Menlo"/>
          <w:b/>
          <w:bCs/>
          <w:color w:val="3E3E3E"/>
          <w:kern w:val="0"/>
          <w:sz w:val="20"/>
          <w:szCs w:val="20"/>
        </w:rPr>
        <w:t xml:space="preserve"> did not seem to like factor variables, so create the binary </w:t>
      </w:r>
      <w:proofErr w:type="spellStart"/>
      <w:r w:rsidRPr="00927CB8">
        <w:rPr>
          <w:rFonts w:ascii="Courier New" w:hAnsi="Courier New" w:cs="Menlo"/>
          <w:b/>
          <w:bCs/>
          <w:color w:val="3E3E3E"/>
          <w:kern w:val="0"/>
          <w:sz w:val="20"/>
          <w:szCs w:val="20"/>
        </w:rPr>
        <w:t>dummary</w:t>
      </w:r>
      <w:proofErr w:type="spellEnd"/>
      <w:r w:rsidRPr="00927CB8">
        <w:rPr>
          <w:rFonts w:ascii="Courier New" w:hAnsi="Courier New" w:cs="Menlo"/>
          <w:b/>
          <w:bCs/>
          <w:color w:val="3E3E3E"/>
          <w:kern w:val="0"/>
          <w:sz w:val="20"/>
          <w:szCs w:val="20"/>
        </w:rPr>
        <w:t xml:space="preserve"> variables for each race</w:t>
      </w:r>
    </w:p>
    <w:p w14:paraId="5530FA0C" w14:textId="77777777" w:rsidR="00927CB8" w:rsidRPr="00927CB8" w:rsidRDefault="00927CB8" w:rsidP="00927CB8">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060087"/>
          <w:kern w:val="0"/>
          <w:sz w:val="20"/>
          <w:szCs w:val="20"/>
        </w:rPr>
      </w:pPr>
      <w:proofErr w:type="spellStart"/>
      <w:r w:rsidRPr="00927CB8">
        <w:rPr>
          <w:rFonts w:ascii="Courier New" w:hAnsi="Courier New" w:cs="Menlo"/>
          <w:b/>
          <w:bCs/>
          <w:color w:val="000000"/>
          <w:kern w:val="0"/>
          <w:sz w:val="20"/>
          <w:szCs w:val="20"/>
        </w:rPr>
        <w:t>data</w:t>
      </w:r>
      <w:r w:rsidRPr="00927CB8">
        <w:rPr>
          <w:rFonts w:ascii="Courier New" w:hAnsi="Courier New" w:cs="Menlo"/>
          <w:b/>
          <w:bCs/>
          <w:color w:val="060087"/>
          <w:kern w:val="0"/>
          <w:sz w:val="20"/>
          <w:szCs w:val="20"/>
        </w:rPr>
        <w:t>$</w:t>
      </w:r>
      <w:r w:rsidRPr="00927CB8">
        <w:rPr>
          <w:rFonts w:ascii="Courier New" w:hAnsi="Courier New" w:cs="Menlo"/>
          <w:b/>
          <w:bCs/>
          <w:color w:val="000000"/>
          <w:kern w:val="0"/>
          <w:sz w:val="20"/>
          <w:szCs w:val="20"/>
        </w:rPr>
        <w:t>black</w:t>
      </w:r>
      <w:proofErr w:type="spellEnd"/>
      <w:r w:rsidRPr="00927CB8">
        <w:rPr>
          <w:rFonts w:ascii="Courier New" w:hAnsi="Courier New" w:cs="Menlo"/>
          <w:b/>
          <w:bCs/>
          <w:color w:val="060087"/>
          <w:kern w:val="0"/>
          <w:sz w:val="20"/>
          <w:szCs w:val="20"/>
        </w:rPr>
        <w:t>&lt;-</w:t>
      </w:r>
      <w:proofErr w:type="spellStart"/>
      <w:r w:rsidRPr="00927CB8">
        <w:rPr>
          <w:rFonts w:ascii="Courier New" w:hAnsi="Courier New" w:cs="Menlo"/>
          <w:b/>
          <w:bCs/>
          <w:color w:val="060087"/>
          <w:kern w:val="0"/>
          <w:sz w:val="20"/>
          <w:szCs w:val="20"/>
        </w:rPr>
        <w:t>ifelse</w:t>
      </w:r>
      <w:proofErr w:type="spellEnd"/>
      <w:r w:rsidRPr="00927CB8">
        <w:rPr>
          <w:rFonts w:ascii="Courier New" w:hAnsi="Courier New" w:cs="Menlo"/>
          <w:b/>
          <w:bCs/>
          <w:color w:val="060087"/>
          <w:kern w:val="0"/>
          <w:sz w:val="20"/>
          <w:szCs w:val="20"/>
        </w:rPr>
        <w:t>(</w:t>
      </w:r>
      <w:proofErr w:type="spellStart"/>
      <w:r w:rsidRPr="00927CB8">
        <w:rPr>
          <w:rFonts w:ascii="Courier New" w:hAnsi="Courier New" w:cs="Menlo"/>
          <w:b/>
          <w:bCs/>
          <w:color w:val="000000"/>
          <w:kern w:val="0"/>
          <w:sz w:val="20"/>
          <w:szCs w:val="20"/>
        </w:rPr>
        <w:t>data</w:t>
      </w:r>
      <w:r w:rsidRPr="00927CB8">
        <w:rPr>
          <w:rFonts w:ascii="Courier New" w:hAnsi="Courier New" w:cs="Menlo"/>
          <w:b/>
          <w:bCs/>
          <w:color w:val="060087"/>
          <w:kern w:val="0"/>
          <w:sz w:val="20"/>
          <w:szCs w:val="20"/>
        </w:rPr>
        <w:t>$</w:t>
      </w:r>
      <w:r w:rsidRPr="00927CB8">
        <w:rPr>
          <w:rFonts w:ascii="Courier New" w:hAnsi="Courier New" w:cs="Menlo"/>
          <w:b/>
          <w:bCs/>
          <w:color w:val="000000"/>
          <w:kern w:val="0"/>
          <w:sz w:val="20"/>
          <w:szCs w:val="20"/>
        </w:rPr>
        <w:t>race</w:t>
      </w:r>
      <w:proofErr w:type="spellEnd"/>
      <w:r w:rsidRPr="00927CB8">
        <w:rPr>
          <w:rFonts w:ascii="Courier New" w:hAnsi="Courier New" w:cs="Menlo"/>
          <w:b/>
          <w:bCs/>
          <w:color w:val="060087"/>
          <w:kern w:val="0"/>
          <w:sz w:val="20"/>
          <w:szCs w:val="20"/>
        </w:rPr>
        <w:t>==</w:t>
      </w:r>
      <w:r w:rsidRPr="00927CB8">
        <w:rPr>
          <w:rFonts w:ascii="Courier New" w:hAnsi="Courier New" w:cs="Menlo"/>
          <w:b/>
          <w:bCs/>
          <w:color w:val="9E0003"/>
          <w:kern w:val="0"/>
          <w:sz w:val="20"/>
          <w:szCs w:val="20"/>
        </w:rPr>
        <w:t>"black"</w:t>
      </w:r>
      <w:r w:rsidRPr="00927CB8">
        <w:rPr>
          <w:rFonts w:ascii="Courier New" w:hAnsi="Courier New" w:cs="Menlo"/>
          <w:b/>
          <w:bCs/>
          <w:color w:val="060087"/>
          <w:kern w:val="0"/>
          <w:sz w:val="20"/>
          <w:szCs w:val="20"/>
        </w:rPr>
        <w:t>,</w:t>
      </w:r>
      <w:r w:rsidRPr="00927CB8">
        <w:rPr>
          <w:rFonts w:ascii="Courier New" w:hAnsi="Courier New" w:cs="Menlo"/>
          <w:b/>
          <w:bCs/>
          <w:color w:val="0B4213"/>
          <w:kern w:val="0"/>
          <w:sz w:val="20"/>
          <w:szCs w:val="20"/>
        </w:rPr>
        <w:t>1</w:t>
      </w:r>
      <w:r w:rsidRPr="00927CB8">
        <w:rPr>
          <w:rFonts w:ascii="Courier New" w:hAnsi="Courier New" w:cs="Menlo"/>
          <w:b/>
          <w:bCs/>
          <w:color w:val="060087"/>
          <w:kern w:val="0"/>
          <w:sz w:val="20"/>
          <w:szCs w:val="20"/>
        </w:rPr>
        <w:t>,</w:t>
      </w:r>
      <w:r w:rsidRPr="00927CB8">
        <w:rPr>
          <w:rFonts w:ascii="Courier New" w:hAnsi="Courier New" w:cs="Menlo"/>
          <w:b/>
          <w:bCs/>
          <w:color w:val="0B4213"/>
          <w:kern w:val="0"/>
          <w:sz w:val="20"/>
          <w:szCs w:val="20"/>
        </w:rPr>
        <w:t>0</w:t>
      </w:r>
      <w:r w:rsidRPr="00927CB8">
        <w:rPr>
          <w:rFonts w:ascii="Courier New" w:hAnsi="Courier New" w:cs="Menlo"/>
          <w:b/>
          <w:bCs/>
          <w:color w:val="060087"/>
          <w:kern w:val="0"/>
          <w:sz w:val="20"/>
          <w:szCs w:val="20"/>
        </w:rPr>
        <w:t>)</w:t>
      </w:r>
    </w:p>
    <w:p w14:paraId="52F57799" w14:textId="77777777" w:rsidR="00927CB8" w:rsidRPr="00927CB8" w:rsidRDefault="00927CB8" w:rsidP="00927CB8">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060087"/>
          <w:kern w:val="0"/>
          <w:sz w:val="20"/>
          <w:szCs w:val="20"/>
        </w:rPr>
      </w:pPr>
      <w:proofErr w:type="spellStart"/>
      <w:r w:rsidRPr="00927CB8">
        <w:rPr>
          <w:rFonts w:ascii="Courier New" w:hAnsi="Courier New" w:cs="Menlo"/>
          <w:b/>
          <w:bCs/>
          <w:color w:val="000000"/>
          <w:kern w:val="0"/>
          <w:sz w:val="20"/>
          <w:szCs w:val="20"/>
        </w:rPr>
        <w:t>data</w:t>
      </w:r>
      <w:r w:rsidRPr="00927CB8">
        <w:rPr>
          <w:rFonts w:ascii="Courier New" w:hAnsi="Courier New" w:cs="Menlo"/>
          <w:b/>
          <w:bCs/>
          <w:color w:val="060087"/>
          <w:kern w:val="0"/>
          <w:sz w:val="20"/>
          <w:szCs w:val="20"/>
        </w:rPr>
        <w:t>$</w:t>
      </w:r>
      <w:r w:rsidRPr="00927CB8">
        <w:rPr>
          <w:rFonts w:ascii="Courier New" w:hAnsi="Courier New" w:cs="Menlo"/>
          <w:b/>
          <w:bCs/>
          <w:color w:val="000000"/>
          <w:kern w:val="0"/>
          <w:sz w:val="20"/>
          <w:szCs w:val="20"/>
        </w:rPr>
        <w:t>other</w:t>
      </w:r>
      <w:proofErr w:type="spellEnd"/>
      <w:r w:rsidRPr="00927CB8">
        <w:rPr>
          <w:rFonts w:ascii="Courier New" w:hAnsi="Courier New" w:cs="Menlo"/>
          <w:b/>
          <w:bCs/>
          <w:color w:val="060087"/>
          <w:kern w:val="0"/>
          <w:sz w:val="20"/>
          <w:szCs w:val="20"/>
        </w:rPr>
        <w:t>&lt;-</w:t>
      </w:r>
      <w:proofErr w:type="spellStart"/>
      <w:r w:rsidRPr="00927CB8">
        <w:rPr>
          <w:rFonts w:ascii="Courier New" w:hAnsi="Courier New" w:cs="Menlo"/>
          <w:b/>
          <w:bCs/>
          <w:color w:val="060087"/>
          <w:kern w:val="0"/>
          <w:sz w:val="20"/>
          <w:szCs w:val="20"/>
        </w:rPr>
        <w:t>ifelse</w:t>
      </w:r>
      <w:proofErr w:type="spellEnd"/>
      <w:r w:rsidRPr="00927CB8">
        <w:rPr>
          <w:rFonts w:ascii="Courier New" w:hAnsi="Courier New" w:cs="Menlo"/>
          <w:b/>
          <w:bCs/>
          <w:color w:val="060087"/>
          <w:kern w:val="0"/>
          <w:sz w:val="20"/>
          <w:szCs w:val="20"/>
        </w:rPr>
        <w:t>(</w:t>
      </w:r>
      <w:proofErr w:type="spellStart"/>
      <w:r w:rsidRPr="00927CB8">
        <w:rPr>
          <w:rFonts w:ascii="Courier New" w:hAnsi="Courier New" w:cs="Menlo"/>
          <w:b/>
          <w:bCs/>
          <w:color w:val="000000"/>
          <w:kern w:val="0"/>
          <w:sz w:val="20"/>
          <w:szCs w:val="20"/>
        </w:rPr>
        <w:t>data</w:t>
      </w:r>
      <w:r w:rsidRPr="00927CB8">
        <w:rPr>
          <w:rFonts w:ascii="Courier New" w:hAnsi="Courier New" w:cs="Menlo"/>
          <w:b/>
          <w:bCs/>
          <w:color w:val="060087"/>
          <w:kern w:val="0"/>
          <w:sz w:val="20"/>
          <w:szCs w:val="20"/>
        </w:rPr>
        <w:t>$</w:t>
      </w:r>
      <w:r w:rsidRPr="00927CB8">
        <w:rPr>
          <w:rFonts w:ascii="Courier New" w:hAnsi="Courier New" w:cs="Menlo"/>
          <w:b/>
          <w:bCs/>
          <w:color w:val="000000"/>
          <w:kern w:val="0"/>
          <w:sz w:val="20"/>
          <w:szCs w:val="20"/>
        </w:rPr>
        <w:t>race</w:t>
      </w:r>
      <w:proofErr w:type="spellEnd"/>
      <w:r w:rsidRPr="00927CB8">
        <w:rPr>
          <w:rFonts w:ascii="Courier New" w:hAnsi="Courier New" w:cs="Menlo"/>
          <w:b/>
          <w:bCs/>
          <w:color w:val="060087"/>
          <w:kern w:val="0"/>
          <w:sz w:val="20"/>
          <w:szCs w:val="20"/>
        </w:rPr>
        <w:t>==</w:t>
      </w:r>
      <w:r w:rsidRPr="00927CB8">
        <w:rPr>
          <w:rFonts w:ascii="Courier New" w:hAnsi="Courier New" w:cs="Menlo"/>
          <w:b/>
          <w:bCs/>
          <w:color w:val="9E0003"/>
          <w:kern w:val="0"/>
          <w:sz w:val="20"/>
          <w:szCs w:val="20"/>
        </w:rPr>
        <w:t>"other"</w:t>
      </w:r>
      <w:r w:rsidRPr="00927CB8">
        <w:rPr>
          <w:rFonts w:ascii="Courier New" w:hAnsi="Courier New" w:cs="Menlo"/>
          <w:b/>
          <w:bCs/>
          <w:color w:val="060087"/>
          <w:kern w:val="0"/>
          <w:sz w:val="20"/>
          <w:szCs w:val="20"/>
        </w:rPr>
        <w:t>,</w:t>
      </w:r>
      <w:r w:rsidRPr="00927CB8">
        <w:rPr>
          <w:rFonts w:ascii="Courier New" w:hAnsi="Courier New" w:cs="Menlo"/>
          <w:b/>
          <w:bCs/>
          <w:color w:val="0B4213"/>
          <w:kern w:val="0"/>
          <w:sz w:val="20"/>
          <w:szCs w:val="20"/>
        </w:rPr>
        <w:t>1</w:t>
      </w:r>
      <w:r w:rsidRPr="00927CB8">
        <w:rPr>
          <w:rFonts w:ascii="Courier New" w:hAnsi="Courier New" w:cs="Menlo"/>
          <w:b/>
          <w:bCs/>
          <w:color w:val="060087"/>
          <w:kern w:val="0"/>
          <w:sz w:val="20"/>
          <w:szCs w:val="20"/>
        </w:rPr>
        <w:t>,</w:t>
      </w:r>
      <w:r w:rsidRPr="00927CB8">
        <w:rPr>
          <w:rFonts w:ascii="Courier New" w:hAnsi="Courier New" w:cs="Menlo"/>
          <w:b/>
          <w:bCs/>
          <w:color w:val="0B4213"/>
          <w:kern w:val="0"/>
          <w:sz w:val="20"/>
          <w:szCs w:val="20"/>
        </w:rPr>
        <w:t>0</w:t>
      </w:r>
      <w:r w:rsidRPr="00927CB8">
        <w:rPr>
          <w:rFonts w:ascii="Courier New" w:hAnsi="Courier New" w:cs="Menlo"/>
          <w:b/>
          <w:bCs/>
          <w:color w:val="060087"/>
          <w:kern w:val="0"/>
          <w:sz w:val="20"/>
          <w:szCs w:val="20"/>
        </w:rPr>
        <w:t>)</w:t>
      </w:r>
    </w:p>
    <w:p w14:paraId="2DFA0F3C" w14:textId="77777777" w:rsidR="00927CB8" w:rsidRPr="00927CB8" w:rsidRDefault="00927CB8" w:rsidP="00927CB8">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060087"/>
          <w:kern w:val="0"/>
          <w:sz w:val="20"/>
          <w:szCs w:val="20"/>
        </w:rPr>
      </w:pPr>
      <w:proofErr w:type="spellStart"/>
      <w:r w:rsidRPr="00927CB8">
        <w:rPr>
          <w:rFonts w:ascii="Courier New" w:hAnsi="Courier New" w:cs="Menlo"/>
          <w:b/>
          <w:bCs/>
          <w:color w:val="000000"/>
          <w:kern w:val="0"/>
          <w:sz w:val="20"/>
          <w:szCs w:val="20"/>
        </w:rPr>
        <w:t>data</w:t>
      </w:r>
      <w:r w:rsidRPr="00927CB8">
        <w:rPr>
          <w:rFonts w:ascii="Courier New" w:hAnsi="Courier New" w:cs="Menlo"/>
          <w:b/>
          <w:bCs/>
          <w:color w:val="060087"/>
          <w:kern w:val="0"/>
          <w:sz w:val="20"/>
          <w:szCs w:val="20"/>
        </w:rPr>
        <w:t>$</w:t>
      </w:r>
      <w:r w:rsidRPr="00927CB8">
        <w:rPr>
          <w:rFonts w:ascii="Courier New" w:hAnsi="Courier New" w:cs="Menlo"/>
          <w:b/>
          <w:bCs/>
          <w:color w:val="000000"/>
          <w:kern w:val="0"/>
          <w:sz w:val="20"/>
          <w:szCs w:val="20"/>
        </w:rPr>
        <w:t>white</w:t>
      </w:r>
      <w:proofErr w:type="spellEnd"/>
      <w:r w:rsidRPr="00927CB8">
        <w:rPr>
          <w:rFonts w:ascii="Courier New" w:hAnsi="Courier New" w:cs="Menlo"/>
          <w:b/>
          <w:bCs/>
          <w:color w:val="060087"/>
          <w:kern w:val="0"/>
          <w:sz w:val="20"/>
          <w:szCs w:val="20"/>
        </w:rPr>
        <w:t>&lt;-</w:t>
      </w:r>
      <w:proofErr w:type="spellStart"/>
      <w:r w:rsidRPr="00927CB8">
        <w:rPr>
          <w:rFonts w:ascii="Courier New" w:hAnsi="Courier New" w:cs="Menlo"/>
          <w:b/>
          <w:bCs/>
          <w:color w:val="060087"/>
          <w:kern w:val="0"/>
          <w:sz w:val="20"/>
          <w:szCs w:val="20"/>
        </w:rPr>
        <w:t>ifelse</w:t>
      </w:r>
      <w:proofErr w:type="spellEnd"/>
      <w:r w:rsidRPr="00927CB8">
        <w:rPr>
          <w:rFonts w:ascii="Courier New" w:hAnsi="Courier New" w:cs="Menlo"/>
          <w:b/>
          <w:bCs/>
          <w:color w:val="060087"/>
          <w:kern w:val="0"/>
          <w:sz w:val="20"/>
          <w:szCs w:val="20"/>
        </w:rPr>
        <w:t>(</w:t>
      </w:r>
      <w:proofErr w:type="spellStart"/>
      <w:r w:rsidRPr="00927CB8">
        <w:rPr>
          <w:rFonts w:ascii="Courier New" w:hAnsi="Courier New" w:cs="Menlo"/>
          <w:b/>
          <w:bCs/>
          <w:color w:val="000000"/>
          <w:kern w:val="0"/>
          <w:sz w:val="20"/>
          <w:szCs w:val="20"/>
        </w:rPr>
        <w:t>data</w:t>
      </w:r>
      <w:r w:rsidRPr="00927CB8">
        <w:rPr>
          <w:rFonts w:ascii="Courier New" w:hAnsi="Courier New" w:cs="Menlo"/>
          <w:b/>
          <w:bCs/>
          <w:color w:val="060087"/>
          <w:kern w:val="0"/>
          <w:sz w:val="20"/>
          <w:szCs w:val="20"/>
        </w:rPr>
        <w:t>$</w:t>
      </w:r>
      <w:r w:rsidRPr="00927CB8">
        <w:rPr>
          <w:rFonts w:ascii="Courier New" w:hAnsi="Courier New" w:cs="Menlo"/>
          <w:b/>
          <w:bCs/>
          <w:color w:val="000000"/>
          <w:kern w:val="0"/>
          <w:sz w:val="20"/>
          <w:szCs w:val="20"/>
        </w:rPr>
        <w:t>race</w:t>
      </w:r>
      <w:proofErr w:type="spellEnd"/>
      <w:r w:rsidRPr="00927CB8">
        <w:rPr>
          <w:rFonts w:ascii="Courier New" w:hAnsi="Courier New" w:cs="Menlo"/>
          <w:b/>
          <w:bCs/>
          <w:color w:val="060087"/>
          <w:kern w:val="0"/>
          <w:sz w:val="20"/>
          <w:szCs w:val="20"/>
        </w:rPr>
        <w:t>==</w:t>
      </w:r>
      <w:r w:rsidRPr="00927CB8">
        <w:rPr>
          <w:rFonts w:ascii="Courier New" w:hAnsi="Courier New" w:cs="Menlo"/>
          <w:b/>
          <w:bCs/>
          <w:color w:val="9E0003"/>
          <w:kern w:val="0"/>
          <w:sz w:val="20"/>
          <w:szCs w:val="20"/>
        </w:rPr>
        <w:t>"white"</w:t>
      </w:r>
      <w:r w:rsidRPr="00927CB8">
        <w:rPr>
          <w:rFonts w:ascii="Courier New" w:hAnsi="Courier New" w:cs="Menlo"/>
          <w:b/>
          <w:bCs/>
          <w:color w:val="060087"/>
          <w:kern w:val="0"/>
          <w:sz w:val="20"/>
          <w:szCs w:val="20"/>
        </w:rPr>
        <w:t>,</w:t>
      </w:r>
      <w:r w:rsidRPr="00927CB8">
        <w:rPr>
          <w:rFonts w:ascii="Courier New" w:hAnsi="Courier New" w:cs="Menlo"/>
          <w:b/>
          <w:bCs/>
          <w:color w:val="0B4213"/>
          <w:kern w:val="0"/>
          <w:sz w:val="20"/>
          <w:szCs w:val="20"/>
        </w:rPr>
        <w:t>1</w:t>
      </w:r>
      <w:r w:rsidRPr="00927CB8">
        <w:rPr>
          <w:rFonts w:ascii="Courier New" w:hAnsi="Courier New" w:cs="Menlo"/>
          <w:b/>
          <w:bCs/>
          <w:color w:val="060087"/>
          <w:kern w:val="0"/>
          <w:sz w:val="20"/>
          <w:szCs w:val="20"/>
        </w:rPr>
        <w:t>,</w:t>
      </w:r>
      <w:r w:rsidRPr="00927CB8">
        <w:rPr>
          <w:rFonts w:ascii="Courier New" w:hAnsi="Courier New" w:cs="Menlo"/>
          <w:b/>
          <w:bCs/>
          <w:color w:val="0B4213"/>
          <w:kern w:val="0"/>
          <w:sz w:val="20"/>
          <w:szCs w:val="20"/>
        </w:rPr>
        <w:t>0</w:t>
      </w:r>
      <w:r w:rsidRPr="00927CB8">
        <w:rPr>
          <w:rFonts w:ascii="Courier New" w:hAnsi="Courier New" w:cs="Menlo"/>
          <w:b/>
          <w:bCs/>
          <w:color w:val="060087"/>
          <w:kern w:val="0"/>
          <w:sz w:val="20"/>
          <w:szCs w:val="20"/>
        </w:rPr>
        <w:t>)</w:t>
      </w:r>
    </w:p>
    <w:p w14:paraId="6D2744CA" w14:textId="77777777" w:rsidR="00927CB8" w:rsidRPr="00927CB8" w:rsidRDefault="00927CB8" w:rsidP="00927CB8">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060087"/>
          <w:kern w:val="0"/>
          <w:sz w:val="20"/>
          <w:szCs w:val="20"/>
        </w:rPr>
      </w:pPr>
    </w:p>
    <w:p w14:paraId="1686EAFA" w14:textId="4F0CCEC7" w:rsidR="00927CB8" w:rsidRPr="00927CB8" w:rsidRDefault="00927CB8" w:rsidP="00927CB8">
      <w:pPr>
        <w:tabs>
          <w:tab w:val="left" w:pos="1065"/>
          <w:tab w:val="left" w:pos="2131"/>
          <w:tab w:val="left" w:pos="3197"/>
          <w:tab w:val="left" w:pos="4263"/>
          <w:tab w:val="left" w:pos="5328"/>
          <w:tab w:val="left" w:pos="6394"/>
          <w:tab w:val="left" w:pos="7460"/>
          <w:tab w:val="left" w:pos="8526"/>
          <w:tab w:val="left" w:pos="9592"/>
          <w:tab w:val="left" w:pos="10657"/>
          <w:tab w:val="left" w:pos="11723"/>
          <w:tab w:val="left" w:pos="12789"/>
          <w:tab w:val="left" w:pos="13855"/>
          <w:tab w:val="left" w:pos="14921"/>
          <w:tab w:val="left" w:pos="15986"/>
          <w:tab w:val="left" w:pos="17052"/>
          <w:tab w:val="left" w:pos="18118"/>
          <w:tab w:val="left" w:pos="19184"/>
          <w:tab w:val="left" w:pos="20250"/>
          <w:tab w:val="left" w:pos="21315"/>
          <w:tab w:val="left" w:pos="22381"/>
          <w:tab w:val="left" w:pos="23447"/>
          <w:tab w:val="left" w:pos="24513"/>
          <w:tab w:val="left" w:pos="25579"/>
          <w:tab w:val="left" w:pos="26644"/>
          <w:tab w:val="left" w:pos="27710"/>
          <w:tab w:val="left" w:pos="28776"/>
          <w:tab w:val="left" w:pos="29842"/>
          <w:tab w:val="left" w:pos="30908"/>
        </w:tabs>
        <w:autoSpaceDE w:val="0"/>
        <w:autoSpaceDN w:val="0"/>
        <w:adjustRightInd w:val="0"/>
        <w:ind w:left="80" w:hanging="80"/>
        <w:rPr>
          <w:rFonts w:ascii="Courier New" w:hAnsi="Courier New" w:cs="Menlo"/>
          <w:b/>
          <w:bCs/>
          <w:color w:val="3E3E3E"/>
          <w:kern w:val="0"/>
          <w:sz w:val="20"/>
          <w:szCs w:val="20"/>
        </w:rPr>
      </w:pPr>
      <w:r w:rsidRPr="00927CB8">
        <w:rPr>
          <w:rFonts w:ascii="Courier New" w:hAnsi="Courier New" w:cs="Menlo"/>
          <w:b/>
          <w:bCs/>
          <w:color w:val="3E3E3E"/>
          <w:kern w:val="0"/>
          <w:sz w:val="20"/>
          <w:szCs w:val="20"/>
        </w:rPr>
        <w:t>### turn race into a factor and make biggest group the reference category</w:t>
      </w:r>
    </w:p>
    <w:p w14:paraId="54248929" w14:textId="50F13A62" w:rsidR="00927CB8" w:rsidRDefault="00927CB8" w:rsidP="00927CB8">
      <w:pPr>
        <w:rPr>
          <w:rFonts w:ascii="Courier New" w:hAnsi="Courier New" w:cs="Menlo"/>
          <w:b/>
          <w:bCs/>
          <w:color w:val="060087"/>
          <w:kern w:val="0"/>
          <w:sz w:val="20"/>
          <w:szCs w:val="20"/>
        </w:rPr>
      </w:pPr>
      <w:proofErr w:type="spellStart"/>
      <w:r w:rsidRPr="00927CB8">
        <w:rPr>
          <w:rFonts w:ascii="Courier New" w:hAnsi="Courier New" w:cs="Menlo"/>
          <w:b/>
          <w:bCs/>
          <w:color w:val="000000"/>
          <w:kern w:val="0"/>
          <w:sz w:val="20"/>
          <w:szCs w:val="20"/>
        </w:rPr>
        <w:t>data</w:t>
      </w:r>
      <w:r w:rsidRPr="00927CB8">
        <w:rPr>
          <w:rFonts w:ascii="Courier New" w:hAnsi="Courier New" w:cs="Menlo"/>
          <w:b/>
          <w:bCs/>
          <w:color w:val="060087"/>
          <w:kern w:val="0"/>
          <w:sz w:val="20"/>
          <w:szCs w:val="20"/>
        </w:rPr>
        <w:t>$</w:t>
      </w:r>
      <w:r w:rsidRPr="00927CB8">
        <w:rPr>
          <w:rFonts w:ascii="Courier New" w:hAnsi="Courier New" w:cs="Menlo"/>
          <w:b/>
          <w:bCs/>
          <w:color w:val="000000"/>
          <w:kern w:val="0"/>
          <w:sz w:val="20"/>
          <w:szCs w:val="20"/>
        </w:rPr>
        <w:t>myrace</w:t>
      </w:r>
      <w:proofErr w:type="spellEnd"/>
      <w:r w:rsidRPr="00927CB8">
        <w:rPr>
          <w:rFonts w:ascii="Courier New" w:hAnsi="Courier New" w:cs="Menlo"/>
          <w:b/>
          <w:bCs/>
          <w:color w:val="060087"/>
          <w:kern w:val="0"/>
          <w:sz w:val="20"/>
          <w:szCs w:val="20"/>
        </w:rPr>
        <w:t>&lt;-relevel(factor(</w:t>
      </w:r>
      <w:proofErr w:type="spellStart"/>
      <w:r w:rsidRPr="00927CB8">
        <w:rPr>
          <w:rFonts w:ascii="Courier New" w:hAnsi="Courier New" w:cs="Menlo"/>
          <w:b/>
          <w:bCs/>
          <w:color w:val="000000"/>
          <w:kern w:val="0"/>
          <w:sz w:val="20"/>
          <w:szCs w:val="20"/>
        </w:rPr>
        <w:t>data</w:t>
      </w:r>
      <w:r w:rsidRPr="00927CB8">
        <w:rPr>
          <w:rFonts w:ascii="Courier New" w:hAnsi="Courier New" w:cs="Menlo"/>
          <w:b/>
          <w:bCs/>
          <w:color w:val="060087"/>
          <w:kern w:val="0"/>
          <w:sz w:val="20"/>
          <w:szCs w:val="20"/>
        </w:rPr>
        <w:t>$</w:t>
      </w:r>
      <w:r w:rsidRPr="00927CB8">
        <w:rPr>
          <w:rFonts w:ascii="Courier New" w:hAnsi="Courier New" w:cs="Menlo"/>
          <w:b/>
          <w:bCs/>
          <w:color w:val="000000"/>
          <w:kern w:val="0"/>
          <w:sz w:val="20"/>
          <w:szCs w:val="20"/>
        </w:rPr>
        <w:t>race</w:t>
      </w:r>
      <w:proofErr w:type="spellEnd"/>
      <w:proofErr w:type="gramStart"/>
      <w:r w:rsidRPr="00927CB8">
        <w:rPr>
          <w:rFonts w:ascii="Courier New" w:hAnsi="Courier New" w:cs="Menlo"/>
          <w:b/>
          <w:bCs/>
          <w:color w:val="060087"/>
          <w:kern w:val="0"/>
          <w:sz w:val="20"/>
          <w:szCs w:val="20"/>
        </w:rPr>
        <w:t>),</w:t>
      </w:r>
      <w:r w:rsidRPr="00927CB8">
        <w:rPr>
          <w:rFonts w:ascii="Courier New" w:hAnsi="Courier New" w:cs="Menlo"/>
          <w:b/>
          <w:bCs/>
          <w:color w:val="000000"/>
          <w:kern w:val="0"/>
          <w:sz w:val="20"/>
          <w:szCs w:val="20"/>
        </w:rPr>
        <w:t>ref</w:t>
      </w:r>
      <w:proofErr w:type="gramEnd"/>
      <w:r w:rsidRPr="00927CB8">
        <w:rPr>
          <w:rFonts w:ascii="Courier New" w:hAnsi="Courier New" w:cs="Menlo"/>
          <w:b/>
          <w:bCs/>
          <w:color w:val="060087"/>
          <w:kern w:val="0"/>
          <w:sz w:val="20"/>
          <w:szCs w:val="20"/>
        </w:rPr>
        <w:t>=</w:t>
      </w:r>
      <w:r w:rsidRPr="00927CB8">
        <w:rPr>
          <w:rFonts w:ascii="Courier New" w:hAnsi="Courier New" w:cs="Menlo"/>
          <w:b/>
          <w:bCs/>
          <w:color w:val="9E0003"/>
          <w:kern w:val="0"/>
          <w:sz w:val="20"/>
          <w:szCs w:val="20"/>
        </w:rPr>
        <w:t>"white"</w:t>
      </w:r>
      <w:r w:rsidRPr="00927CB8">
        <w:rPr>
          <w:rFonts w:ascii="Courier New" w:hAnsi="Courier New" w:cs="Menlo"/>
          <w:b/>
          <w:bCs/>
          <w:color w:val="060087"/>
          <w:kern w:val="0"/>
          <w:sz w:val="20"/>
          <w:szCs w:val="20"/>
        </w:rPr>
        <w:t>)</w:t>
      </w:r>
    </w:p>
    <w:p w14:paraId="2F9EE112" w14:textId="77777777" w:rsidR="00017429" w:rsidRDefault="00017429" w:rsidP="00927CB8">
      <w:pPr>
        <w:rPr>
          <w:rFonts w:ascii="Courier New" w:hAnsi="Courier New" w:cs="Menlo"/>
          <w:b/>
          <w:bCs/>
          <w:color w:val="060087"/>
          <w:kern w:val="0"/>
          <w:sz w:val="20"/>
          <w:szCs w:val="20"/>
        </w:rPr>
      </w:pPr>
    </w:p>
    <w:p w14:paraId="02AEDBD6" w14:textId="77777777" w:rsidR="00017429" w:rsidRPr="00017429" w:rsidRDefault="00017429" w:rsidP="00017429">
      <w:pPr>
        <w:rPr>
          <w:rFonts w:ascii="Courier New" w:hAnsi="Courier New"/>
          <w:b/>
          <w:bCs/>
          <w:sz w:val="20"/>
          <w:szCs w:val="20"/>
        </w:rPr>
      </w:pPr>
      <w:r w:rsidRPr="00017429">
        <w:rPr>
          <w:rFonts w:ascii="Courier New" w:hAnsi="Courier New"/>
          <w:b/>
          <w:bCs/>
          <w:sz w:val="20"/>
          <w:szCs w:val="20"/>
        </w:rPr>
        <w:t xml:space="preserve">###fit </w:t>
      </w:r>
      <w:proofErr w:type="gramStart"/>
      <w:r w:rsidRPr="00017429">
        <w:rPr>
          <w:rFonts w:ascii="Courier New" w:hAnsi="Courier New"/>
          <w:b/>
          <w:bCs/>
          <w:sz w:val="20"/>
          <w:szCs w:val="20"/>
        </w:rPr>
        <w:t>a</w:t>
      </w:r>
      <w:proofErr w:type="gramEnd"/>
      <w:r w:rsidRPr="00017429">
        <w:rPr>
          <w:rFonts w:ascii="Courier New" w:hAnsi="Courier New"/>
          <w:b/>
          <w:bCs/>
          <w:sz w:val="20"/>
          <w:szCs w:val="20"/>
        </w:rPr>
        <w:t xml:space="preserve"> AFT model and use </w:t>
      </w:r>
      <w:proofErr w:type="spellStart"/>
      <w:r w:rsidRPr="00017429">
        <w:rPr>
          <w:rFonts w:ascii="Courier New" w:hAnsi="Courier New"/>
          <w:b/>
          <w:bCs/>
          <w:sz w:val="20"/>
          <w:szCs w:val="20"/>
        </w:rPr>
        <w:t>simex</w:t>
      </w:r>
      <w:proofErr w:type="spellEnd"/>
      <w:r w:rsidRPr="00017429">
        <w:rPr>
          <w:rFonts w:ascii="Courier New" w:hAnsi="Courier New"/>
          <w:b/>
          <w:bCs/>
          <w:sz w:val="20"/>
          <w:szCs w:val="20"/>
        </w:rPr>
        <w:t xml:space="preserve"> for accelerated failure time models-- </w:t>
      </w:r>
      <w:proofErr w:type="spellStart"/>
      <w:r w:rsidRPr="00017429">
        <w:rPr>
          <w:rFonts w:ascii="Courier New" w:hAnsi="Courier New"/>
          <w:b/>
          <w:bCs/>
          <w:sz w:val="20"/>
          <w:szCs w:val="20"/>
        </w:rPr>
        <w:t>simexaft</w:t>
      </w:r>
      <w:proofErr w:type="spellEnd"/>
      <w:r w:rsidRPr="00017429">
        <w:rPr>
          <w:rFonts w:ascii="Courier New" w:hAnsi="Courier New"/>
          <w:b/>
          <w:bCs/>
          <w:sz w:val="20"/>
          <w:szCs w:val="20"/>
        </w:rPr>
        <w:t xml:space="preserve"> package</w:t>
      </w:r>
    </w:p>
    <w:p w14:paraId="093445E9" w14:textId="77777777" w:rsidR="00017429" w:rsidRDefault="00017429" w:rsidP="00017429">
      <w:pPr>
        <w:rPr>
          <w:rFonts w:ascii="Courier New" w:hAnsi="Courier New"/>
          <w:b/>
          <w:bCs/>
          <w:sz w:val="20"/>
          <w:szCs w:val="20"/>
        </w:rPr>
      </w:pPr>
      <w:proofErr w:type="spellStart"/>
      <w:proofErr w:type="gramStart"/>
      <w:r w:rsidRPr="00017429">
        <w:rPr>
          <w:rFonts w:ascii="Courier New" w:hAnsi="Courier New"/>
          <w:b/>
          <w:bCs/>
          <w:sz w:val="20"/>
          <w:szCs w:val="20"/>
        </w:rPr>
        <w:t>set.seed</w:t>
      </w:r>
      <w:proofErr w:type="spellEnd"/>
      <w:proofErr w:type="gramEnd"/>
      <w:r w:rsidRPr="00017429">
        <w:rPr>
          <w:rFonts w:ascii="Courier New" w:hAnsi="Courier New"/>
          <w:b/>
          <w:bCs/>
          <w:sz w:val="20"/>
          <w:szCs w:val="20"/>
        </w:rPr>
        <w:t xml:space="preserve">(120) </w:t>
      </w:r>
    </w:p>
    <w:p w14:paraId="73579B73" w14:textId="77777777" w:rsidR="00156B3C" w:rsidRPr="00017429" w:rsidRDefault="00156B3C" w:rsidP="00017429">
      <w:pPr>
        <w:rPr>
          <w:rFonts w:ascii="Courier New" w:hAnsi="Courier New"/>
          <w:b/>
          <w:bCs/>
          <w:sz w:val="20"/>
          <w:szCs w:val="20"/>
        </w:rPr>
      </w:pPr>
    </w:p>
    <w:p w14:paraId="356AB2B8" w14:textId="77777777" w:rsidR="00017429" w:rsidRPr="00017429" w:rsidRDefault="00017429" w:rsidP="00017429">
      <w:pPr>
        <w:rPr>
          <w:rFonts w:ascii="Courier New" w:hAnsi="Courier New"/>
          <w:b/>
          <w:bCs/>
          <w:sz w:val="20"/>
          <w:szCs w:val="20"/>
        </w:rPr>
      </w:pPr>
      <w:r w:rsidRPr="00017429">
        <w:rPr>
          <w:rFonts w:ascii="Courier New" w:hAnsi="Courier New"/>
          <w:b/>
          <w:bCs/>
          <w:sz w:val="20"/>
          <w:szCs w:val="20"/>
        </w:rPr>
        <w:t xml:space="preserve">### </w:t>
      </w:r>
      <w:proofErr w:type="spellStart"/>
      <w:r w:rsidRPr="00017429">
        <w:rPr>
          <w:rFonts w:ascii="Courier New" w:hAnsi="Courier New"/>
          <w:b/>
          <w:bCs/>
          <w:sz w:val="20"/>
          <w:szCs w:val="20"/>
        </w:rPr>
        <w:t>Dont</w:t>
      </w:r>
      <w:proofErr w:type="spellEnd"/>
      <w:r w:rsidRPr="00017429">
        <w:rPr>
          <w:rFonts w:ascii="Courier New" w:hAnsi="Courier New"/>
          <w:b/>
          <w:bCs/>
          <w:sz w:val="20"/>
          <w:szCs w:val="20"/>
        </w:rPr>
        <w:t xml:space="preserve"> have repeats of the </w:t>
      </w:r>
      <w:proofErr w:type="spellStart"/>
      <w:r w:rsidRPr="00017429">
        <w:rPr>
          <w:rFonts w:ascii="Courier New" w:hAnsi="Courier New"/>
          <w:b/>
          <w:bCs/>
          <w:sz w:val="20"/>
          <w:szCs w:val="20"/>
        </w:rPr>
        <w:t>self reported</w:t>
      </w:r>
      <w:proofErr w:type="spellEnd"/>
      <w:r w:rsidRPr="00017429">
        <w:rPr>
          <w:rFonts w:ascii="Courier New" w:hAnsi="Courier New"/>
          <w:b/>
          <w:bCs/>
          <w:sz w:val="20"/>
          <w:szCs w:val="20"/>
        </w:rPr>
        <w:t xml:space="preserve"> diet, so could guess the measurement error variance is = to total variance in exposure</w:t>
      </w:r>
    </w:p>
    <w:p w14:paraId="59571AB8" w14:textId="77777777" w:rsidR="00017429" w:rsidRPr="00017429" w:rsidRDefault="00017429" w:rsidP="00017429">
      <w:pPr>
        <w:rPr>
          <w:rFonts w:ascii="Courier New" w:hAnsi="Courier New"/>
          <w:b/>
          <w:bCs/>
          <w:sz w:val="20"/>
          <w:szCs w:val="20"/>
        </w:rPr>
      </w:pPr>
      <w:proofErr w:type="spellStart"/>
      <w:r w:rsidRPr="00017429">
        <w:rPr>
          <w:rFonts w:ascii="Courier New" w:hAnsi="Courier New"/>
          <w:b/>
          <w:bCs/>
          <w:sz w:val="20"/>
          <w:szCs w:val="20"/>
        </w:rPr>
        <w:t>ind</w:t>
      </w:r>
      <w:proofErr w:type="spellEnd"/>
      <w:r w:rsidRPr="00017429">
        <w:rPr>
          <w:rFonts w:ascii="Courier New" w:hAnsi="Courier New"/>
          <w:b/>
          <w:bCs/>
          <w:sz w:val="20"/>
          <w:szCs w:val="20"/>
        </w:rPr>
        <w:t xml:space="preserve"> &lt;- c("</w:t>
      </w:r>
      <w:proofErr w:type="spellStart"/>
      <w:r w:rsidRPr="00017429">
        <w:rPr>
          <w:rFonts w:ascii="Courier New" w:hAnsi="Courier New"/>
          <w:b/>
          <w:bCs/>
          <w:sz w:val="20"/>
          <w:szCs w:val="20"/>
        </w:rPr>
        <w:t>logEn_sr</w:t>
      </w:r>
      <w:proofErr w:type="spellEnd"/>
      <w:r w:rsidRPr="00017429">
        <w:rPr>
          <w:rFonts w:ascii="Courier New" w:hAnsi="Courier New"/>
          <w:b/>
          <w:bCs/>
          <w:sz w:val="20"/>
          <w:szCs w:val="20"/>
        </w:rPr>
        <w:t xml:space="preserve">") </w:t>
      </w:r>
    </w:p>
    <w:p w14:paraId="7DA8E63F" w14:textId="77777777" w:rsidR="00017429" w:rsidRPr="00017429" w:rsidRDefault="00017429" w:rsidP="00017429">
      <w:pPr>
        <w:rPr>
          <w:rFonts w:ascii="Courier New" w:hAnsi="Courier New"/>
          <w:b/>
          <w:bCs/>
          <w:sz w:val="20"/>
          <w:szCs w:val="20"/>
        </w:rPr>
      </w:pPr>
      <w:proofErr w:type="spellStart"/>
      <w:r w:rsidRPr="00017429">
        <w:rPr>
          <w:rFonts w:ascii="Courier New" w:hAnsi="Courier New"/>
          <w:b/>
          <w:bCs/>
          <w:sz w:val="20"/>
          <w:szCs w:val="20"/>
        </w:rPr>
        <w:t>err.mat</w:t>
      </w:r>
      <w:proofErr w:type="spellEnd"/>
      <w:r w:rsidRPr="00017429">
        <w:rPr>
          <w:rFonts w:ascii="Courier New" w:hAnsi="Courier New"/>
          <w:b/>
          <w:bCs/>
          <w:sz w:val="20"/>
          <w:szCs w:val="20"/>
        </w:rPr>
        <w:t xml:space="preserve"> &lt;- var(</w:t>
      </w:r>
      <w:proofErr w:type="spellStart"/>
      <w:r w:rsidRPr="00017429">
        <w:rPr>
          <w:rFonts w:ascii="Courier New" w:hAnsi="Courier New"/>
          <w:b/>
          <w:bCs/>
          <w:sz w:val="20"/>
          <w:szCs w:val="20"/>
        </w:rPr>
        <w:t>data$logEn_sr</w:t>
      </w:r>
      <w:proofErr w:type="spellEnd"/>
      <w:r w:rsidRPr="00017429">
        <w:rPr>
          <w:rFonts w:ascii="Courier New" w:hAnsi="Courier New"/>
          <w:b/>
          <w:bCs/>
          <w:sz w:val="20"/>
          <w:szCs w:val="20"/>
        </w:rPr>
        <w:t>)</w:t>
      </w:r>
    </w:p>
    <w:p w14:paraId="5396042F" w14:textId="77777777" w:rsidR="00017429" w:rsidRPr="00017429" w:rsidRDefault="00017429" w:rsidP="00017429">
      <w:pPr>
        <w:rPr>
          <w:rFonts w:ascii="Courier New" w:hAnsi="Courier New"/>
          <w:b/>
          <w:bCs/>
          <w:sz w:val="20"/>
          <w:szCs w:val="20"/>
        </w:rPr>
      </w:pPr>
    </w:p>
    <w:p w14:paraId="3D2B5E4F" w14:textId="77777777" w:rsidR="00017429" w:rsidRPr="00017429" w:rsidRDefault="00017429" w:rsidP="00017429">
      <w:pPr>
        <w:rPr>
          <w:rFonts w:ascii="Courier New" w:hAnsi="Courier New"/>
          <w:b/>
          <w:bCs/>
          <w:sz w:val="20"/>
          <w:szCs w:val="20"/>
        </w:rPr>
      </w:pPr>
    </w:p>
    <w:p w14:paraId="43CDD15E" w14:textId="77777777" w:rsidR="00017429" w:rsidRPr="00017429" w:rsidRDefault="00017429" w:rsidP="00017429">
      <w:pPr>
        <w:rPr>
          <w:rFonts w:ascii="Courier New" w:hAnsi="Courier New"/>
          <w:b/>
          <w:bCs/>
          <w:sz w:val="20"/>
          <w:szCs w:val="20"/>
        </w:rPr>
      </w:pPr>
      <w:r w:rsidRPr="00017429">
        <w:rPr>
          <w:rFonts w:ascii="Courier New" w:hAnsi="Courier New"/>
          <w:b/>
          <w:bCs/>
          <w:sz w:val="20"/>
          <w:szCs w:val="20"/>
        </w:rPr>
        <w:t>### saving some typing by creating formula variables</w:t>
      </w:r>
    </w:p>
    <w:p w14:paraId="4A70E1EC" w14:textId="49E5E6BA" w:rsidR="00017429" w:rsidRDefault="00017429" w:rsidP="00017429">
      <w:pPr>
        <w:rPr>
          <w:rFonts w:ascii="Courier New" w:hAnsi="Courier New"/>
          <w:b/>
          <w:bCs/>
          <w:sz w:val="20"/>
          <w:szCs w:val="20"/>
        </w:rPr>
      </w:pPr>
      <w:proofErr w:type="spellStart"/>
      <w:proofErr w:type="gramStart"/>
      <w:r w:rsidRPr="00017429">
        <w:rPr>
          <w:rFonts w:ascii="Courier New" w:hAnsi="Courier New"/>
          <w:b/>
          <w:bCs/>
          <w:sz w:val="20"/>
          <w:szCs w:val="20"/>
        </w:rPr>
        <w:t>true.formula</w:t>
      </w:r>
      <w:proofErr w:type="spellEnd"/>
      <w:proofErr w:type="gramEnd"/>
      <w:r w:rsidRPr="00017429">
        <w:rPr>
          <w:rFonts w:ascii="Courier New" w:hAnsi="Courier New"/>
          <w:b/>
          <w:bCs/>
          <w:sz w:val="20"/>
          <w:szCs w:val="20"/>
        </w:rPr>
        <w:t>&lt;- "</w:t>
      </w:r>
      <w:proofErr w:type="spellStart"/>
      <w:proofErr w:type="gramStart"/>
      <w:r w:rsidRPr="00017429">
        <w:rPr>
          <w:rFonts w:ascii="Courier New" w:hAnsi="Courier New"/>
          <w:b/>
          <w:bCs/>
          <w:sz w:val="20"/>
          <w:szCs w:val="20"/>
        </w:rPr>
        <w:t>Surv</w:t>
      </w:r>
      <w:proofErr w:type="spellEnd"/>
      <w:r w:rsidRPr="00017429">
        <w:rPr>
          <w:rFonts w:ascii="Courier New" w:hAnsi="Courier New"/>
          <w:b/>
          <w:bCs/>
          <w:sz w:val="20"/>
          <w:szCs w:val="20"/>
        </w:rPr>
        <w:t>(</w:t>
      </w:r>
      <w:proofErr w:type="gramEnd"/>
      <w:r w:rsidRPr="00017429">
        <w:rPr>
          <w:rFonts w:ascii="Courier New" w:hAnsi="Courier New"/>
          <w:b/>
          <w:bCs/>
          <w:sz w:val="20"/>
          <w:szCs w:val="20"/>
        </w:rPr>
        <w:t xml:space="preserve">time, delta) ~ </w:t>
      </w:r>
      <w:proofErr w:type="spellStart"/>
      <w:r w:rsidRPr="00017429">
        <w:rPr>
          <w:rFonts w:ascii="Courier New" w:hAnsi="Courier New"/>
          <w:b/>
          <w:bCs/>
          <w:sz w:val="20"/>
          <w:szCs w:val="20"/>
        </w:rPr>
        <w:t>logEn</w:t>
      </w:r>
      <w:proofErr w:type="spellEnd"/>
      <w:r w:rsidRPr="00017429">
        <w:rPr>
          <w:rFonts w:ascii="Courier New" w:hAnsi="Courier New"/>
          <w:b/>
          <w:bCs/>
          <w:sz w:val="20"/>
          <w:szCs w:val="20"/>
        </w:rPr>
        <w:t>+ age + BMI + step_1000+black+other"</w:t>
      </w:r>
    </w:p>
    <w:p w14:paraId="706027EF" w14:textId="77777777" w:rsidR="00950672" w:rsidRDefault="00950672" w:rsidP="00017429">
      <w:pPr>
        <w:rPr>
          <w:rFonts w:ascii="Courier New" w:hAnsi="Courier New"/>
          <w:b/>
          <w:bCs/>
          <w:sz w:val="20"/>
          <w:szCs w:val="20"/>
        </w:rPr>
      </w:pPr>
    </w:p>
    <w:p w14:paraId="09AC863A" w14:textId="4AA2D6E3" w:rsidR="00950672" w:rsidRDefault="00950672" w:rsidP="00017429">
      <w:pPr>
        <w:rPr>
          <w:rFonts w:ascii="Courier New" w:hAnsi="Courier New"/>
          <w:b/>
          <w:bCs/>
          <w:sz w:val="20"/>
          <w:szCs w:val="20"/>
        </w:rPr>
      </w:pPr>
      <w:r>
        <w:rPr>
          <w:rFonts w:ascii="Courier New" w:hAnsi="Courier New"/>
          <w:b/>
          <w:bCs/>
          <w:sz w:val="20"/>
          <w:szCs w:val="20"/>
        </w:rPr>
        <w:t xml:space="preserve">#### </w:t>
      </w:r>
      <w:proofErr w:type="spellStart"/>
      <w:r>
        <w:rPr>
          <w:rFonts w:ascii="Courier New" w:hAnsi="Courier New"/>
          <w:b/>
          <w:bCs/>
          <w:sz w:val="20"/>
          <w:szCs w:val="20"/>
        </w:rPr>
        <w:t>Simex</w:t>
      </w:r>
      <w:proofErr w:type="spellEnd"/>
      <w:r>
        <w:rPr>
          <w:rFonts w:ascii="Courier New" w:hAnsi="Courier New"/>
          <w:b/>
          <w:bCs/>
          <w:sz w:val="20"/>
          <w:szCs w:val="20"/>
        </w:rPr>
        <w:t xml:space="preserve"> for survival time uses the accelerated failure time model</w:t>
      </w:r>
    </w:p>
    <w:p w14:paraId="6E1E94A8" w14:textId="525E856B" w:rsidR="00950672" w:rsidRDefault="00950672" w:rsidP="00017429">
      <w:pPr>
        <w:rPr>
          <w:rFonts w:ascii="Courier New" w:hAnsi="Courier New"/>
          <w:b/>
          <w:bCs/>
          <w:sz w:val="20"/>
          <w:szCs w:val="20"/>
        </w:rPr>
      </w:pPr>
      <w:r>
        <w:rPr>
          <w:rFonts w:ascii="Courier New" w:hAnsi="Courier New"/>
          <w:b/>
          <w:bCs/>
          <w:sz w:val="20"/>
          <w:szCs w:val="20"/>
        </w:rPr>
        <w:t xml:space="preserve">#### The AFT is a proportional hazards model but need to convert the </w:t>
      </w:r>
      <w:r w:rsidR="00156B3C">
        <w:rPr>
          <w:rFonts w:ascii="Courier New" w:hAnsi="Courier New"/>
          <w:b/>
          <w:bCs/>
          <w:sz w:val="20"/>
          <w:szCs w:val="20"/>
        </w:rPr>
        <w:t>parameters</w:t>
      </w:r>
      <w:r>
        <w:rPr>
          <w:rFonts w:ascii="Courier New" w:hAnsi="Courier New"/>
          <w:b/>
          <w:bCs/>
          <w:sz w:val="20"/>
          <w:szCs w:val="20"/>
        </w:rPr>
        <w:t xml:space="preserve"> to a hazard ratio</w:t>
      </w:r>
    </w:p>
    <w:p w14:paraId="45650BC5" w14:textId="77777777" w:rsidR="00950672" w:rsidRDefault="00950672" w:rsidP="00017429">
      <w:pPr>
        <w:rPr>
          <w:rFonts w:ascii="Courier New" w:hAnsi="Courier New"/>
          <w:b/>
          <w:bCs/>
          <w:sz w:val="20"/>
          <w:szCs w:val="20"/>
        </w:rPr>
      </w:pPr>
    </w:p>
    <w:p w14:paraId="1A760497" w14:textId="43F4C9D6" w:rsidR="00950672" w:rsidRPr="00950672" w:rsidRDefault="00950672" w:rsidP="00950672">
      <w:pPr>
        <w:rPr>
          <w:rFonts w:ascii="Courier New" w:hAnsi="Courier New"/>
          <w:b/>
          <w:bCs/>
          <w:sz w:val="20"/>
          <w:szCs w:val="20"/>
        </w:rPr>
      </w:pPr>
      <w:r w:rsidRPr="00950672">
        <w:rPr>
          <w:rFonts w:ascii="Courier New" w:hAnsi="Courier New"/>
          <w:b/>
          <w:bCs/>
          <w:sz w:val="20"/>
          <w:szCs w:val="20"/>
        </w:rPr>
        <w:t>## Since data are comp</w:t>
      </w:r>
      <w:r w:rsidR="006838DB">
        <w:rPr>
          <w:rFonts w:ascii="Courier New" w:hAnsi="Courier New"/>
          <w:b/>
          <w:bCs/>
          <w:sz w:val="20"/>
          <w:szCs w:val="20"/>
        </w:rPr>
        <w:t>ut</w:t>
      </w:r>
      <w:r w:rsidRPr="00950672">
        <w:rPr>
          <w:rFonts w:ascii="Courier New" w:hAnsi="Courier New"/>
          <w:b/>
          <w:bCs/>
          <w:sz w:val="20"/>
          <w:szCs w:val="20"/>
        </w:rPr>
        <w:t xml:space="preserve">er </w:t>
      </w:r>
      <w:proofErr w:type="gramStart"/>
      <w:r w:rsidRPr="00950672">
        <w:rPr>
          <w:rFonts w:ascii="Courier New" w:hAnsi="Courier New"/>
          <w:b/>
          <w:bCs/>
          <w:sz w:val="20"/>
          <w:szCs w:val="20"/>
        </w:rPr>
        <w:t>generated</w:t>
      </w:r>
      <w:proofErr w:type="gramEnd"/>
      <w:r w:rsidRPr="00950672">
        <w:rPr>
          <w:rFonts w:ascii="Courier New" w:hAnsi="Courier New"/>
          <w:b/>
          <w:bCs/>
          <w:sz w:val="20"/>
          <w:szCs w:val="20"/>
        </w:rPr>
        <w:t xml:space="preserve"> we can consider the true exposure, for a benchmark</w:t>
      </w:r>
    </w:p>
    <w:p w14:paraId="3C9ADEE3" w14:textId="77777777" w:rsidR="00950672" w:rsidRDefault="00950672" w:rsidP="00950672">
      <w:pPr>
        <w:rPr>
          <w:rFonts w:ascii="Courier New" w:hAnsi="Courier New"/>
          <w:b/>
          <w:bCs/>
          <w:sz w:val="20"/>
          <w:szCs w:val="20"/>
        </w:rPr>
      </w:pPr>
      <w:r w:rsidRPr="00950672">
        <w:rPr>
          <w:rFonts w:ascii="Courier New" w:hAnsi="Courier New"/>
          <w:b/>
          <w:bCs/>
          <w:sz w:val="20"/>
          <w:szCs w:val="20"/>
        </w:rPr>
        <w:t xml:space="preserve"> </w:t>
      </w:r>
      <w:proofErr w:type="spellStart"/>
      <w:r w:rsidRPr="00950672">
        <w:rPr>
          <w:rFonts w:ascii="Courier New" w:hAnsi="Courier New"/>
          <w:b/>
          <w:bCs/>
          <w:sz w:val="20"/>
          <w:szCs w:val="20"/>
        </w:rPr>
        <w:t>trueAFT</w:t>
      </w:r>
      <w:proofErr w:type="spellEnd"/>
      <w:r w:rsidRPr="00950672">
        <w:rPr>
          <w:rFonts w:ascii="Courier New" w:hAnsi="Courier New"/>
          <w:b/>
          <w:bCs/>
          <w:sz w:val="20"/>
          <w:szCs w:val="20"/>
        </w:rPr>
        <w:t>&lt;-</w:t>
      </w:r>
      <w:proofErr w:type="spellStart"/>
      <w:proofErr w:type="gramStart"/>
      <w:r w:rsidRPr="00950672">
        <w:rPr>
          <w:rFonts w:ascii="Courier New" w:hAnsi="Courier New"/>
          <w:b/>
          <w:bCs/>
          <w:sz w:val="20"/>
          <w:szCs w:val="20"/>
        </w:rPr>
        <w:t>survreg</w:t>
      </w:r>
      <w:proofErr w:type="spellEnd"/>
      <w:r w:rsidRPr="00950672">
        <w:rPr>
          <w:rFonts w:ascii="Courier New" w:hAnsi="Courier New"/>
          <w:b/>
          <w:bCs/>
          <w:sz w:val="20"/>
          <w:szCs w:val="20"/>
        </w:rPr>
        <w:t>(</w:t>
      </w:r>
      <w:proofErr w:type="gramEnd"/>
      <w:r w:rsidRPr="00950672">
        <w:rPr>
          <w:rFonts w:ascii="Courier New" w:hAnsi="Courier New"/>
          <w:b/>
          <w:bCs/>
          <w:sz w:val="20"/>
          <w:szCs w:val="20"/>
        </w:rPr>
        <w:t>formula = formula(</w:t>
      </w:r>
      <w:proofErr w:type="spellStart"/>
      <w:proofErr w:type="gramStart"/>
      <w:r w:rsidRPr="00950672">
        <w:rPr>
          <w:rFonts w:ascii="Courier New" w:hAnsi="Courier New"/>
          <w:b/>
          <w:bCs/>
          <w:sz w:val="20"/>
          <w:szCs w:val="20"/>
        </w:rPr>
        <w:t>true.formula</w:t>
      </w:r>
      <w:proofErr w:type="spellEnd"/>
      <w:proofErr w:type="gramEnd"/>
      <w:r w:rsidRPr="00950672">
        <w:rPr>
          <w:rFonts w:ascii="Courier New" w:hAnsi="Courier New"/>
          <w:b/>
          <w:bCs/>
          <w:sz w:val="20"/>
          <w:szCs w:val="20"/>
        </w:rPr>
        <w:t xml:space="preserve">), data = data, </w:t>
      </w:r>
      <w:proofErr w:type="spellStart"/>
      <w:r w:rsidRPr="00950672">
        <w:rPr>
          <w:rFonts w:ascii="Courier New" w:hAnsi="Courier New"/>
          <w:b/>
          <w:bCs/>
          <w:sz w:val="20"/>
          <w:szCs w:val="20"/>
        </w:rPr>
        <w:t>dist</w:t>
      </w:r>
      <w:proofErr w:type="spellEnd"/>
      <w:r w:rsidRPr="00950672">
        <w:rPr>
          <w:rFonts w:ascii="Courier New" w:hAnsi="Courier New"/>
          <w:b/>
          <w:bCs/>
          <w:sz w:val="20"/>
          <w:szCs w:val="20"/>
        </w:rPr>
        <w:t xml:space="preserve"> = "</w:t>
      </w:r>
      <w:proofErr w:type="spellStart"/>
      <w:r w:rsidRPr="00950672">
        <w:rPr>
          <w:rFonts w:ascii="Courier New" w:hAnsi="Courier New"/>
          <w:b/>
          <w:bCs/>
          <w:sz w:val="20"/>
          <w:szCs w:val="20"/>
        </w:rPr>
        <w:t>weibull</w:t>
      </w:r>
      <w:proofErr w:type="spellEnd"/>
      <w:r w:rsidRPr="00950672">
        <w:rPr>
          <w:rFonts w:ascii="Courier New" w:hAnsi="Courier New"/>
          <w:b/>
          <w:bCs/>
          <w:sz w:val="20"/>
          <w:szCs w:val="20"/>
        </w:rPr>
        <w:t>")</w:t>
      </w:r>
    </w:p>
    <w:p w14:paraId="64102268" w14:textId="77777777" w:rsidR="00504418" w:rsidRDefault="00504418" w:rsidP="00950672">
      <w:pPr>
        <w:rPr>
          <w:rFonts w:ascii="Courier New" w:hAnsi="Courier New"/>
          <w:b/>
          <w:bCs/>
          <w:sz w:val="20"/>
          <w:szCs w:val="20"/>
        </w:rPr>
      </w:pPr>
    </w:p>
    <w:p w14:paraId="07F38531" w14:textId="5D160D68" w:rsidR="00504418" w:rsidRDefault="00504418" w:rsidP="00950672">
      <w:pPr>
        <w:rPr>
          <w:rFonts w:ascii="Courier New" w:hAnsi="Courier New"/>
          <w:b/>
          <w:bCs/>
          <w:sz w:val="20"/>
          <w:szCs w:val="20"/>
        </w:rPr>
      </w:pPr>
      <w:r>
        <w:rPr>
          <w:rFonts w:ascii="Courier New" w:hAnsi="Courier New"/>
          <w:b/>
          <w:bCs/>
          <w:sz w:val="20"/>
          <w:szCs w:val="20"/>
        </w:rPr>
        <w:lastRenderedPageBreak/>
        <w:t>###</w:t>
      </w:r>
      <w:r w:rsidR="00E46A7D">
        <w:rPr>
          <w:rFonts w:ascii="Courier New" w:hAnsi="Courier New"/>
          <w:b/>
          <w:bCs/>
          <w:sz w:val="20"/>
          <w:szCs w:val="20"/>
        </w:rPr>
        <w:t xml:space="preserve"> Compare hazard ratios estimated by the Cox model and AFT model</w:t>
      </w:r>
    </w:p>
    <w:p w14:paraId="613446C2" w14:textId="77777777" w:rsidR="00E46A7D" w:rsidRPr="00E46A7D" w:rsidRDefault="00E46A7D" w:rsidP="00E46A7D">
      <w:pPr>
        <w:rPr>
          <w:rFonts w:ascii="Courier New" w:hAnsi="Courier New"/>
          <w:b/>
          <w:bCs/>
          <w:sz w:val="20"/>
          <w:szCs w:val="20"/>
        </w:rPr>
      </w:pPr>
      <w:r w:rsidRPr="00E46A7D">
        <w:rPr>
          <w:rFonts w:ascii="Courier New" w:hAnsi="Courier New"/>
          <w:b/>
          <w:bCs/>
          <w:sz w:val="20"/>
          <w:szCs w:val="20"/>
        </w:rPr>
        <w:t>### Hazard ratio (HR) estimated by true Cox model</w:t>
      </w:r>
    </w:p>
    <w:p w14:paraId="2D8B63AF" w14:textId="77777777" w:rsidR="00E46A7D" w:rsidRPr="00E46A7D" w:rsidRDefault="00E46A7D" w:rsidP="00E46A7D">
      <w:pPr>
        <w:rPr>
          <w:rFonts w:ascii="Courier New" w:hAnsi="Courier New"/>
          <w:b/>
          <w:bCs/>
          <w:sz w:val="20"/>
          <w:szCs w:val="20"/>
        </w:rPr>
      </w:pPr>
      <w:proofErr w:type="spellStart"/>
      <w:r w:rsidRPr="00E46A7D">
        <w:rPr>
          <w:rFonts w:ascii="Courier New" w:hAnsi="Courier New"/>
          <w:b/>
          <w:bCs/>
          <w:sz w:val="20"/>
          <w:szCs w:val="20"/>
        </w:rPr>
        <w:t>trueCox</w:t>
      </w:r>
      <w:proofErr w:type="spellEnd"/>
      <w:r w:rsidRPr="00E46A7D">
        <w:rPr>
          <w:rFonts w:ascii="Courier New" w:hAnsi="Courier New"/>
          <w:b/>
          <w:bCs/>
          <w:sz w:val="20"/>
          <w:szCs w:val="20"/>
        </w:rPr>
        <w:t>&lt;-</w:t>
      </w:r>
      <w:proofErr w:type="spellStart"/>
      <w:r w:rsidRPr="00E46A7D">
        <w:rPr>
          <w:rFonts w:ascii="Courier New" w:hAnsi="Courier New"/>
          <w:b/>
          <w:bCs/>
          <w:sz w:val="20"/>
          <w:szCs w:val="20"/>
        </w:rPr>
        <w:t>coxph</w:t>
      </w:r>
      <w:proofErr w:type="spellEnd"/>
      <w:r w:rsidRPr="00E46A7D">
        <w:rPr>
          <w:rFonts w:ascii="Courier New" w:hAnsi="Courier New"/>
          <w:b/>
          <w:bCs/>
          <w:sz w:val="20"/>
          <w:szCs w:val="20"/>
        </w:rPr>
        <w:t>(</w:t>
      </w:r>
      <w:proofErr w:type="spellStart"/>
      <w:proofErr w:type="gramStart"/>
      <w:r w:rsidRPr="00E46A7D">
        <w:rPr>
          <w:rFonts w:ascii="Courier New" w:hAnsi="Courier New"/>
          <w:b/>
          <w:bCs/>
          <w:sz w:val="20"/>
          <w:szCs w:val="20"/>
        </w:rPr>
        <w:t>as.formula</w:t>
      </w:r>
      <w:proofErr w:type="spellEnd"/>
      <w:proofErr w:type="gramEnd"/>
      <w:r w:rsidRPr="00E46A7D">
        <w:rPr>
          <w:rFonts w:ascii="Courier New" w:hAnsi="Courier New"/>
          <w:b/>
          <w:bCs/>
          <w:sz w:val="20"/>
          <w:szCs w:val="20"/>
        </w:rPr>
        <w:t>(</w:t>
      </w:r>
      <w:proofErr w:type="spellStart"/>
      <w:proofErr w:type="gramStart"/>
      <w:r w:rsidRPr="00E46A7D">
        <w:rPr>
          <w:rFonts w:ascii="Courier New" w:hAnsi="Courier New"/>
          <w:b/>
          <w:bCs/>
          <w:sz w:val="20"/>
          <w:szCs w:val="20"/>
        </w:rPr>
        <w:t>true.formula</w:t>
      </w:r>
      <w:proofErr w:type="spellEnd"/>
      <w:proofErr w:type="gramEnd"/>
      <w:r w:rsidRPr="00E46A7D">
        <w:rPr>
          <w:rFonts w:ascii="Courier New" w:hAnsi="Courier New"/>
          <w:b/>
          <w:bCs/>
          <w:sz w:val="20"/>
          <w:szCs w:val="20"/>
        </w:rPr>
        <w:t>), data=data)</w:t>
      </w:r>
    </w:p>
    <w:p w14:paraId="577BF6EE" w14:textId="77777777" w:rsidR="00E46A7D" w:rsidRPr="00E46A7D" w:rsidRDefault="00E46A7D" w:rsidP="00E46A7D">
      <w:pPr>
        <w:rPr>
          <w:rFonts w:ascii="Courier New" w:hAnsi="Courier New"/>
          <w:b/>
          <w:bCs/>
          <w:sz w:val="20"/>
          <w:szCs w:val="20"/>
        </w:rPr>
      </w:pPr>
      <w:r w:rsidRPr="00E46A7D">
        <w:rPr>
          <w:rFonts w:ascii="Courier New" w:hAnsi="Courier New"/>
          <w:b/>
          <w:bCs/>
          <w:sz w:val="20"/>
          <w:szCs w:val="20"/>
        </w:rPr>
        <w:t>exp(</w:t>
      </w:r>
      <w:proofErr w:type="spellStart"/>
      <w:r w:rsidRPr="00E46A7D">
        <w:rPr>
          <w:rFonts w:ascii="Courier New" w:hAnsi="Courier New"/>
          <w:b/>
          <w:bCs/>
          <w:sz w:val="20"/>
          <w:szCs w:val="20"/>
        </w:rPr>
        <w:t>trueCox$coef</w:t>
      </w:r>
      <w:proofErr w:type="spellEnd"/>
      <w:r w:rsidRPr="00E46A7D">
        <w:rPr>
          <w:rFonts w:ascii="Courier New" w:hAnsi="Courier New"/>
          <w:b/>
          <w:bCs/>
          <w:sz w:val="20"/>
          <w:szCs w:val="20"/>
        </w:rPr>
        <w:t>)</w:t>
      </w:r>
    </w:p>
    <w:p w14:paraId="49BCF7CE" w14:textId="77777777" w:rsidR="00E46A7D" w:rsidRPr="00E46A7D" w:rsidRDefault="00E46A7D" w:rsidP="00E46A7D">
      <w:pPr>
        <w:rPr>
          <w:rFonts w:ascii="Courier New" w:hAnsi="Courier New"/>
          <w:b/>
          <w:bCs/>
          <w:sz w:val="20"/>
          <w:szCs w:val="20"/>
        </w:rPr>
      </w:pPr>
    </w:p>
    <w:p w14:paraId="717B7086" w14:textId="77777777" w:rsidR="00E46A7D" w:rsidRPr="00E46A7D" w:rsidRDefault="00E46A7D" w:rsidP="00E46A7D">
      <w:pPr>
        <w:rPr>
          <w:rFonts w:ascii="Courier New" w:hAnsi="Courier New"/>
          <w:b/>
          <w:bCs/>
          <w:sz w:val="20"/>
          <w:szCs w:val="20"/>
        </w:rPr>
      </w:pPr>
      <w:r w:rsidRPr="00E46A7D">
        <w:rPr>
          <w:rFonts w:ascii="Courier New" w:hAnsi="Courier New"/>
          <w:b/>
          <w:bCs/>
          <w:sz w:val="20"/>
          <w:szCs w:val="20"/>
        </w:rPr>
        <w:t>##</w:t>
      </w:r>
      <w:proofErr w:type="gramStart"/>
      <w:r w:rsidRPr="00E46A7D">
        <w:rPr>
          <w:rFonts w:ascii="Courier New" w:hAnsi="Courier New"/>
          <w:b/>
          <w:bCs/>
          <w:sz w:val="20"/>
          <w:szCs w:val="20"/>
        </w:rPr>
        <w:t>#  HR</w:t>
      </w:r>
      <w:proofErr w:type="gramEnd"/>
      <w:r w:rsidRPr="00E46A7D">
        <w:rPr>
          <w:rFonts w:ascii="Courier New" w:hAnsi="Courier New"/>
          <w:b/>
          <w:bCs/>
          <w:sz w:val="20"/>
          <w:szCs w:val="20"/>
        </w:rPr>
        <w:t xml:space="preserve"> estimated by true AFT model, </w:t>
      </w:r>
      <w:proofErr w:type="gramStart"/>
      <w:r w:rsidRPr="00E46A7D">
        <w:rPr>
          <w:rFonts w:ascii="Courier New" w:hAnsi="Courier New"/>
          <w:b/>
          <w:bCs/>
          <w:sz w:val="20"/>
          <w:szCs w:val="20"/>
        </w:rPr>
        <w:t>similar to</w:t>
      </w:r>
      <w:proofErr w:type="gramEnd"/>
      <w:r w:rsidRPr="00E46A7D">
        <w:rPr>
          <w:rFonts w:ascii="Courier New" w:hAnsi="Courier New"/>
          <w:b/>
          <w:bCs/>
          <w:sz w:val="20"/>
          <w:szCs w:val="20"/>
        </w:rPr>
        <w:t xml:space="preserve"> Cox model</w:t>
      </w:r>
    </w:p>
    <w:p w14:paraId="4199625E" w14:textId="2798CAF4" w:rsidR="00E46A7D" w:rsidRDefault="00E46A7D" w:rsidP="00E46A7D">
      <w:pPr>
        <w:rPr>
          <w:rFonts w:ascii="Courier New" w:hAnsi="Courier New"/>
          <w:b/>
          <w:bCs/>
          <w:sz w:val="20"/>
          <w:szCs w:val="20"/>
        </w:rPr>
      </w:pPr>
      <w:r w:rsidRPr="00E46A7D">
        <w:rPr>
          <w:rFonts w:ascii="Courier New" w:hAnsi="Courier New"/>
          <w:b/>
          <w:bCs/>
          <w:sz w:val="20"/>
          <w:szCs w:val="20"/>
        </w:rPr>
        <w:t>exp(-</w:t>
      </w:r>
      <w:proofErr w:type="spellStart"/>
      <w:r w:rsidRPr="00E46A7D">
        <w:rPr>
          <w:rFonts w:ascii="Courier New" w:hAnsi="Courier New"/>
          <w:b/>
          <w:bCs/>
          <w:sz w:val="20"/>
          <w:szCs w:val="20"/>
        </w:rPr>
        <w:t>trueAFT$coef</w:t>
      </w:r>
      <w:proofErr w:type="spellEnd"/>
      <w:r w:rsidRPr="00E46A7D">
        <w:rPr>
          <w:rFonts w:ascii="Courier New" w:hAnsi="Courier New"/>
          <w:b/>
          <w:bCs/>
          <w:sz w:val="20"/>
          <w:szCs w:val="20"/>
        </w:rPr>
        <w:t>/</w:t>
      </w:r>
      <w:proofErr w:type="spellStart"/>
      <w:r w:rsidRPr="00E46A7D">
        <w:rPr>
          <w:rFonts w:ascii="Courier New" w:hAnsi="Courier New"/>
          <w:b/>
          <w:bCs/>
          <w:sz w:val="20"/>
          <w:szCs w:val="20"/>
        </w:rPr>
        <w:t>trueAFT$scale</w:t>
      </w:r>
      <w:proofErr w:type="spellEnd"/>
      <w:r w:rsidRPr="00E46A7D">
        <w:rPr>
          <w:rFonts w:ascii="Courier New" w:hAnsi="Courier New"/>
          <w:b/>
          <w:bCs/>
          <w:sz w:val="20"/>
          <w:szCs w:val="20"/>
        </w:rPr>
        <w:t>)</w:t>
      </w:r>
    </w:p>
    <w:p w14:paraId="290CA9DA" w14:textId="77777777" w:rsidR="00E46A7D" w:rsidRDefault="00E46A7D" w:rsidP="00E46A7D">
      <w:pPr>
        <w:rPr>
          <w:rFonts w:ascii="Courier New" w:hAnsi="Courier New"/>
          <w:b/>
          <w:bCs/>
          <w:sz w:val="20"/>
          <w:szCs w:val="20"/>
        </w:rPr>
      </w:pPr>
    </w:p>
    <w:p w14:paraId="6545FC1D" w14:textId="77777777" w:rsidR="00A1662F" w:rsidRDefault="00E46A7D" w:rsidP="00A1662F">
      <w:pPr>
        <w:rPr>
          <w:rFonts w:ascii="Courier New" w:hAnsi="Courier New"/>
          <w:b/>
          <w:bCs/>
          <w:sz w:val="20"/>
          <w:szCs w:val="20"/>
        </w:rPr>
      </w:pPr>
      <w:r>
        <w:rPr>
          <w:rFonts w:ascii="Courier New" w:hAnsi="Courier New"/>
          <w:b/>
          <w:bCs/>
          <w:sz w:val="20"/>
          <w:szCs w:val="20"/>
        </w:rPr>
        <w:t xml:space="preserve">#### </w:t>
      </w:r>
      <w:r w:rsidR="00A1662F" w:rsidRPr="00A1662F">
        <w:rPr>
          <w:rFonts w:ascii="Courier New" w:hAnsi="Courier New"/>
          <w:b/>
          <w:bCs/>
          <w:sz w:val="20"/>
          <w:szCs w:val="20"/>
        </w:rPr>
        <w:t xml:space="preserve">#### Naive model using </w:t>
      </w:r>
      <w:proofErr w:type="spellStart"/>
      <w:r w:rsidR="00A1662F" w:rsidRPr="00A1662F">
        <w:rPr>
          <w:rFonts w:ascii="Courier New" w:hAnsi="Courier New"/>
          <w:b/>
          <w:bCs/>
          <w:sz w:val="20"/>
          <w:szCs w:val="20"/>
        </w:rPr>
        <w:t>errorprone</w:t>
      </w:r>
      <w:proofErr w:type="spellEnd"/>
      <w:r w:rsidR="00A1662F" w:rsidRPr="00A1662F">
        <w:rPr>
          <w:rFonts w:ascii="Courier New" w:hAnsi="Courier New"/>
          <w:b/>
          <w:bCs/>
          <w:sz w:val="20"/>
          <w:szCs w:val="20"/>
        </w:rPr>
        <w:t xml:space="preserve"> self-reported energy with no correction for error</w:t>
      </w:r>
    </w:p>
    <w:p w14:paraId="5AE19F66" w14:textId="77777777" w:rsidR="002D108D" w:rsidRDefault="002D108D" w:rsidP="00A1662F">
      <w:pPr>
        <w:rPr>
          <w:rFonts w:ascii="Courier New" w:hAnsi="Courier New"/>
          <w:b/>
          <w:bCs/>
          <w:sz w:val="20"/>
          <w:szCs w:val="20"/>
        </w:rPr>
      </w:pPr>
    </w:p>
    <w:p w14:paraId="2908C764" w14:textId="77777777" w:rsidR="002D108D" w:rsidRPr="002D108D" w:rsidRDefault="002D108D" w:rsidP="002D108D">
      <w:pPr>
        <w:rPr>
          <w:rFonts w:ascii="Courier New" w:hAnsi="Courier New"/>
          <w:b/>
          <w:bCs/>
          <w:sz w:val="20"/>
          <w:szCs w:val="20"/>
        </w:rPr>
      </w:pPr>
      <w:proofErr w:type="spellStart"/>
      <w:proofErr w:type="gramStart"/>
      <w:r w:rsidRPr="002D108D">
        <w:rPr>
          <w:rFonts w:ascii="Courier New" w:hAnsi="Courier New"/>
          <w:b/>
          <w:bCs/>
          <w:sz w:val="20"/>
          <w:szCs w:val="20"/>
        </w:rPr>
        <w:t>naive.formula</w:t>
      </w:r>
      <w:proofErr w:type="spellEnd"/>
      <w:proofErr w:type="gramEnd"/>
      <w:r w:rsidRPr="002D108D">
        <w:rPr>
          <w:rFonts w:ascii="Courier New" w:hAnsi="Courier New"/>
          <w:b/>
          <w:bCs/>
          <w:sz w:val="20"/>
          <w:szCs w:val="20"/>
        </w:rPr>
        <w:t>&lt;- "</w:t>
      </w:r>
      <w:proofErr w:type="spellStart"/>
      <w:proofErr w:type="gramStart"/>
      <w:r w:rsidRPr="002D108D">
        <w:rPr>
          <w:rFonts w:ascii="Courier New" w:hAnsi="Courier New"/>
          <w:b/>
          <w:bCs/>
          <w:sz w:val="20"/>
          <w:szCs w:val="20"/>
        </w:rPr>
        <w:t>Surv</w:t>
      </w:r>
      <w:proofErr w:type="spellEnd"/>
      <w:r w:rsidRPr="002D108D">
        <w:rPr>
          <w:rFonts w:ascii="Courier New" w:hAnsi="Courier New"/>
          <w:b/>
          <w:bCs/>
          <w:sz w:val="20"/>
          <w:szCs w:val="20"/>
        </w:rPr>
        <w:t>(</w:t>
      </w:r>
      <w:proofErr w:type="gramEnd"/>
      <w:r w:rsidRPr="002D108D">
        <w:rPr>
          <w:rFonts w:ascii="Courier New" w:hAnsi="Courier New"/>
          <w:b/>
          <w:bCs/>
          <w:sz w:val="20"/>
          <w:szCs w:val="20"/>
        </w:rPr>
        <w:t xml:space="preserve">time, delta) ~ </w:t>
      </w:r>
      <w:proofErr w:type="spellStart"/>
      <w:r w:rsidRPr="002D108D">
        <w:rPr>
          <w:rFonts w:ascii="Courier New" w:hAnsi="Courier New"/>
          <w:b/>
          <w:bCs/>
          <w:sz w:val="20"/>
          <w:szCs w:val="20"/>
        </w:rPr>
        <w:t>logEn_sr</w:t>
      </w:r>
      <w:proofErr w:type="spellEnd"/>
      <w:r w:rsidRPr="002D108D">
        <w:rPr>
          <w:rFonts w:ascii="Courier New" w:hAnsi="Courier New"/>
          <w:b/>
          <w:bCs/>
          <w:sz w:val="20"/>
          <w:szCs w:val="20"/>
        </w:rPr>
        <w:t xml:space="preserve"> + age + BMI + step_1000+black+other"</w:t>
      </w:r>
    </w:p>
    <w:p w14:paraId="29FB608E" w14:textId="77777777" w:rsidR="002D108D" w:rsidRPr="00A1662F" w:rsidRDefault="002D108D" w:rsidP="00A1662F">
      <w:pPr>
        <w:rPr>
          <w:rFonts w:ascii="Courier New" w:hAnsi="Courier New"/>
          <w:b/>
          <w:bCs/>
          <w:sz w:val="20"/>
          <w:szCs w:val="20"/>
        </w:rPr>
      </w:pPr>
    </w:p>
    <w:p w14:paraId="48E5CA83" w14:textId="77777777" w:rsidR="00A1662F" w:rsidRPr="00A1662F" w:rsidRDefault="00A1662F" w:rsidP="00A1662F">
      <w:pPr>
        <w:rPr>
          <w:rFonts w:ascii="Courier New" w:hAnsi="Courier New"/>
          <w:b/>
          <w:bCs/>
          <w:sz w:val="20"/>
          <w:szCs w:val="20"/>
        </w:rPr>
      </w:pPr>
      <w:proofErr w:type="spellStart"/>
      <w:r w:rsidRPr="00A1662F">
        <w:rPr>
          <w:rFonts w:ascii="Courier New" w:hAnsi="Courier New"/>
          <w:b/>
          <w:bCs/>
          <w:sz w:val="20"/>
          <w:szCs w:val="20"/>
        </w:rPr>
        <w:t>naiveAFT</w:t>
      </w:r>
      <w:proofErr w:type="spellEnd"/>
      <w:r w:rsidRPr="00A1662F">
        <w:rPr>
          <w:rFonts w:ascii="Courier New" w:hAnsi="Courier New"/>
          <w:b/>
          <w:bCs/>
          <w:sz w:val="20"/>
          <w:szCs w:val="20"/>
        </w:rPr>
        <w:t>&lt;-</w:t>
      </w:r>
      <w:proofErr w:type="spellStart"/>
      <w:proofErr w:type="gramStart"/>
      <w:r w:rsidRPr="00A1662F">
        <w:rPr>
          <w:rFonts w:ascii="Courier New" w:hAnsi="Courier New"/>
          <w:b/>
          <w:bCs/>
          <w:sz w:val="20"/>
          <w:szCs w:val="20"/>
        </w:rPr>
        <w:t>survreg</w:t>
      </w:r>
      <w:proofErr w:type="spellEnd"/>
      <w:r w:rsidRPr="00A1662F">
        <w:rPr>
          <w:rFonts w:ascii="Courier New" w:hAnsi="Courier New"/>
          <w:b/>
          <w:bCs/>
          <w:sz w:val="20"/>
          <w:szCs w:val="20"/>
        </w:rPr>
        <w:t>(</w:t>
      </w:r>
      <w:proofErr w:type="gramEnd"/>
      <w:r w:rsidRPr="00A1662F">
        <w:rPr>
          <w:rFonts w:ascii="Courier New" w:hAnsi="Courier New"/>
          <w:b/>
          <w:bCs/>
          <w:sz w:val="20"/>
          <w:szCs w:val="20"/>
        </w:rPr>
        <w:t>formula = formula(</w:t>
      </w:r>
      <w:proofErr w:type="spellStart"/>
      <w:proofErr w:type="gramStart"/>
      <w:r w:rsidRPr="00A1662F">
        <w:rPr>
          <w:rFonts w:ascii="Courier New" w:hAnsi="Courier New"/>
          <w:b/>
          <w:bCs/>
          <w:sz w:val="20"/>
          <w:szCs w:val="20"/>
        </w:rPr>
        <w:t>naive.formula</w:t>
      </w:r>
      <w:proofErr w:type="spellEnd"/>
      <w:proofErr w:type="gramEnd"/>
      <w:r w:rsidRPr="00A1662F">
        <w:rPr>
          <w:rFonts w:ascii="Courier New" w:hAnsi="Courier New"/>
          <w:b/>
          <w:bCs/>
          <w:sz w:val="20"/>
          <w:szCs w:val="20"/>
        </w:rPr>
        <w:t xml:space="preserve">), data = data, </w:t>
      </w:r>
      <w:proofErr w:type="spellStart"/>
      <w:r w:rsidRPr="00A1662F">
        <w:rPr>
          <w:rFonts w:ascii="Courier New" w:hAnsi="Courier New"/>
          <w:b/>
          <w:bCs/>
          <w:sz w:val="20"/>
          <w:szCs w:val="20"/>
        </w:rPr>
        <w:t>dist</w:t>
      </w:r>
      <w:proofErr w:type="spellEnd"/>
      <w:r w:rsidRPr="00A1662F">
        <w:rPr>
          <w:rFonts w:ascii="Courier New" w:hAnsi="Courier New"/>
          <w:b/>
          <w:bCs/>
          <w:sz w:val="20"/>
          <w:szCs w:val="20"/>
        </w:rPr>
        <w:t xml:space="preserve"> = "</w:t>
      </w:r>
      <w:proofErr w:type="spellStart"/>
      <w:r w:rsidRPr="00A1662F">
        <w:rPr>
          <w:rFonts w:ascii="Courier New" w:hAnsi="Courier New"/>
          <w:b/>
          <w:bCs/>
          <w:sz w:val="20"/>
          <w:szCs w:val="20"/>
        </w:rPr>
        <w:t>weibull</w:t>
      </w:r>
      <w:proofErr w:type="spellEnd"/>
      <w:r w:rsidRPr="00A1662F">
        <w:rPr>
          <w:rFonts w:ascii="Courier New" w:hAnsi="Courier New"/>
          <w:b/>
          <w:bCs/>
          <w:sz w:val="20"/>
          <w:szCs w:val="20"/>
        </w:rPr>
        <w:t>")</w:t>
      </w:r>
    </w:p>
    <w:p w14:paraId="3296E599" w14:textId="77777777" w:rsidR="00A1662F" w:rsidRPr="00A1662F" w:rsidRDefault="00A1662F" w:rsidP="00A1662F">
      <w:pPr>
        <w:rPr>
          <w:rFonts w:ascii="Courier New" w:hAnsi="Courier New"/>
          <w:b/>
          <w:bCs/>
          <w:sz w:val="20"/>
          <w:szCs w:val="20"/>
        </w:rPr>
      </w:pPr>
    </w:p>
    <w:p w14:paraId="61F2E889" w14:textId="775CD246" w:rsidR="00A1662F" w:rsidRPr="00A1662F" w:rsidRDefault="00A1662F" w:rsidP="00A1662F">
      <w:pPr>
        <w:rPr>
          <w:rFonts w:ascii="Courier New" w:hAnsi="Courier New"/>
          <w:b/>
          <w:bCs/>
          <w:sz w:val="20"/>
          <w:szCs w:val="20"/>
        </w:rPr>
      </w:pPr>
      <w:r w:rsidRPr="00A1662F">
        <w:rPr>
          <w:rFonts w:ascii="Courier New" w:hAnsi="Courier New"/>
          <w:b/>
          <w:bCs/>
          <w:sz w:val="20"/>
          <w:szCs w:val="20"/>
        </w:rPr>
        <w:t xml:space="preserve">### Look at SIMEX for </w:t>
      </w:r>
      <w:proofErr w:type="spellStart"/>
      <w:r w:rsidRPr="00A1662F">
        <w:rPr>
          <w:rFonts w:ascii="Courier New" w:hAnsi="Courier New"/>
          <w:b/>
          <w:bCs/>
          <w:sz w:val="20"/>
          <w:szCs w:val="20"/>
        </w:rPr>
        <w:t>weibull</w:t>
      </w:r>
      <w:proofErr w:type="spellEnd"/>
      <w:r w:rsidRPr="00A1662F">
        <w:rPr>
          <w:rFonts w:ascii="Courier New" w:hAnsi="Courier New"/>
          <w:b/>
          <w:bCs/>
          <w:sz w:val="20"/>
          <w:szCs w:val="20"/>
        </w:rPr>
        <w:t xml:space="preserve"> model, using quadratic extrapolation</w:t>
      </w:r>
    </w:p>
    <w:p w14:paraId="3ECFB453" w14:textId="77777777" w:rsidR="00A1662F" w:rsidRPr="00A1662F" w:rsidRDefault="00A1662F" w:rsidP="00A1662F">
      <w:pPr>
        <w:rPr>
          <w:rFonts w:ascii="Courier New" w:hAnsi="Courier New"/>
          <w:b/>
          <w:bCs/>
          <w:sz w:val="20"/>
          <w:szCs w:val="20"/>
        </w:rPr>
      </w:pPr>
      <w:proofErr w:type="spellStart"/>
      <w:r w:rsidRPr="00A1662F">
        <w:rPr>
          <w:rFonts w:ascii="Courier New" w:hAnsi="Courier New"/>
          <w:b/>
          <w:bCs/>
          <w:sz w:val="20"/>
          <w:szCs w:val="20"/>
        </w:rPr>
        <w:t>simexFit</w:t>
      </w:r>
      <w:proofErr w:type="spellEnd"/>
      <w:r w:rsidRPr="00A1662F">
        <w:rPr>
          <w:rFonts w:ascii="Courier New" w:hAnsi="Courier New"/>
          <w:b/>
          <w:bCs/>
          <w:sz w:val="20"/>
          <w:szCs w:val="20"/>
        </w:rPr>
        <w:t xml:space="preserve"> &lt;- </w:t>
      </w:r>
      <w:proofErr w:type="spellStart"/>
      <w:proofErr w:type="gramStart"/>
      <w:r w:rsidRPr="00A1662F">
        <w:rPr>
          <w:rFonts w:ascii="Courier New" w:hAnsi="Courier New"/>
          <w:b/>
          <w:bCs/>
          <w:sz w:val="20"/>
          <w:szCs w:val="20"/>
        </w:rPr>
        <w:t>simexaft</w:t>
      </w:r>
      <w:proofErr w:type="spellEnd"/>
      <w:r w:rsidRPr="00A1662F">
        <w:rPr>
          <w:rFonts w:ascii="Courier New" w:hAnsi="Courier New"/>
          <w:b/>
          <w:bCs/>
          <w:sz w:val="20"/>
          <w:szCs w:val="20"/>
        </w:rPr>
        <w:t>(</w:t>
      </w:r>
      <w:proofErr w:type="gramEnd"/>
      <w:r w:rsidRPr="00A1662F">
        <w:rPr>
          <w:rFonts w:ascii="Courier New" w:hAnsi="Courier New"/>
          <w:b/>
          <w:bCs/>
          <w:sz w:val="20"/>
          <w:szCs w:val="20"/>
        </w:rPr>
        <w:t>formula = formula(</w:t>
      </w:r>
      <w:proofErr w:type="spellStart"/>
      <w:proofErr w:type="gramStart"/>
      <w:r w:rsidRPr="00A1662F">
        <w:rPr>
          <w:rFonts w:ascii="Courier New" w:hAnsi="Courier New"/>
          <w:b/>
          <w:bCs/>
          <w:sz w:val="20"/>
          <w:szCs w:val="20"/>
        </w:rPr>
        <w:t>naive.formula</w:t>
      </w:r>
      <w:proofErr w:type="spellEnd"/>
      <w:proofErr w:type="gramEnd"/>
      <w:r w:rsidRPr="00A1662F">
        <w:rPr>
          <w:rFonts w:ascii="Courier New" w:hAnsi="Courier New"/>
          <w:b/>
          <w:bCs/>
          <w:sz w:val="20"/>
          <w:szCs w:val="20"/>
        </w:rPr>
        <w:t xml:space="preserve">), data = data, </w:t>
      </w:r>
      <w:proofErr w:type="spellStart"/>
      <w:r w:rsidRPr="00A1662F">
        <w:rPr>
          <w:rFonts w:ascii="Courier New" w:hAnsi="Courier New"/>
          <w:b/>
          <w:bCs/>
          <w:sz w:val="20"/>
          <w:szCs w:val="20"/>
        </w:rPr>
        <w:t>SIMEXvariable</w:t>
      </w:r>
      <w:proofErr w:type="spellEnd"/>
      <w:r w:rsidRPr="00A1662F">
        <w:rPr>
          <w:rFonts w:ascii="Courier New" w:hAnsi="Courier New"/>
          <w:b/>
          <w:bCs/>
          <w:sz w:val="20"/>
          <w:szCs w:val="20"/>
        </w:rPr>
        <w:t xml:space="preserve"> = </w:t>
      </w:r>
      <w:proofErr w:type="spellStart"/>
      <w:r w:rsidRPr="00A1662F">
        <w:rPr>
          <w:rFonts w:ascii="Courier New" w:hAnsi="Courier New"/>
          <w:b/>
          <w:bCs/>
          <w:sz w:val="20"/>
          <w:szCs w:val="20"/>
        </w:rPr>
        <w:t>ind</w:t>
      </w:r>
      <w:proofErr w:type="spellEnd"/>
      <w:r w:rsidRPr="00A1662F">
        <w:rPr>
          <w:rFonts w:ascii="Courier New" w:hAnsi="Courier New"/>
          <w:b/>
          <w:bCs/>
          <w:sz w:val="20"/>
          <w:szCs w:val="20"/>
        </w:rPr>
        <w:t xml:space="preserve">, repeated = FALSE, </w:t>
      </w:r>
      <w:proofErr w:type="spellStart"/>
      <w:r w:rsidRPr="00A1662F">
        <w:rPr>
          <w:rFonts w:ascii="Courier New" w:hAnsi="Courier New"/>
          <w:b/>
          <w:bCs/>
          <w:sz w:val="20"/>
          <w:szCs w:val="20"/>
        </w:rPr>
        <w:t>err.mat</w:t>
      </w:r>
      <w:proofErr w:type="spellEnd"/>
      <w:r w:rsidRPr="00A1662F">
        <w:rPr>
          <w:rFonts w:ascii="Courier New" w:hAnsi="Courier New"/>
          <w:b/>
          <w:bCs/>
          <w:sz w:val="20"/>
          <w:szCs w:val="20"/>
        </w:rPr>
        <w:t xml:space="preserve"> = </w:t>
      </w:r>
      <w:proofErr w:type="spellStart"/>
      <w:r w:rsidRPr="00A1662F">
        <w:rPr>
          <w:rFonts w:ascii="Courier New" w:hAnsi="Courier New"/>
          <w:b/>
          <w:bCs/>
          <w:sz w:val="20"/>
          <w:szCs w:val="20"/>
        </w:rPr>
        <w:t>err.mat</w:t>
      </w:r>
      <w:proofErr w:type="spellEnd"/>
      <w:r w:rsidRPr="00A1662F">
        <w:rPr>
          <w:rFonts w:ascii="Courier New" w:hAnsi="Courier New"/>
          <w:b/>
          <w:bCs/>
          <w:sz w:val="20"/>
          <w:szCs w:val="20"/>
        </w:rPr>
        <w:t xml:space="preserve">, B = 50, lambda = </w:t>
      </w:r>
      <w:proofErr w:type="gramStart"/>
      <w:r w:rsidRPr="00A1662F">
        <w:rPr>
          <w:rFonts w:ascii="Courier New" w:hAnsi="Courier New"/>
          <w:b/>
          <w:bCs/>
          <w:sz w:val="20"/>
          <w:szCs w:val="20"/>
        </w:rPr>
        <w:t>seq(</w:t>
      </w:r>
      <w:proofErr w:type="gramEnd"/>
      <w:r w:rsidRPr="00A1662F">
        <w:rPr>
          <w:rFonts w:ascii="Courier New" w:hAnsi="Courier New"/>
          <w:b/>
          <w:bCs/>
          <w:sz w:val="20"/>
          <w:szCs w:val="20"/>
        </w:rPr>
        <w:t>0, 2, 0.1</w:t>
      </w:r>
      <w:proofErr w:type="gramStart"/>
      <w:r w:rsidRPr="00A1662F">
        <w:rPr>
          <w:rFonts w:ascii="Courier New" w:hAnsi="Courier New"/>
          <w:b/>
          <w:bCs/>
          <w:sz w:val="20"/>
          <w:szCs w:val="20"/>
        </w:rPr>
        <w:t>),extrapolation</w:t>
      </w:r>
      <w:proofErr w:type="gramEnd"/>
      <w:r w:rsidRPr="00A1662F">
        <w:rPr>
          <w:rFonts w:ascii="Courier New" w:hAnsi="Courier New"/>
          <w:b/>
          <w:bCs/>
          <w:sz w:val="20"/>
          <w:szCs w:val="20"/>
        </w:rPr>
        <w:t xml:space="preserve"> = "quadratic", </w:t>
      </w:r>
      <w:proofErr w:type="spellStart"/>
      <w:r w:rsidRPr="00A1662F">
        <w:rPr>
          <w:rFonts w:ascii="Courier New" w:hAnsi="Courier New"/>
          <w:b/>
          <w:bCs/>
          <w:sz w:val="20"/>
          <w:szCs w:val="20"/>
        </w:rPr>
        <w:t>dist</w:t>
      </w:r>
      <w:proofErr w:type="spellEnd"/>
      <w:r w:rsidRPr="00A1662F">
        <w:rPr>
          <w:rFonts w:ascii="Courier New" w:hAnsi="Courier New"/>
          <w:b/>
          <w:bCs/>
          <w:sz w:val="20"/>
          <w:szCs w:val="20"/>
        </w:rPr>
        <w:t xml:space="preserve"> = "</w:t>
      </w:r>
      <w:proofErr w:type="spellStart"/>
      <w:r w:rsidRPr="00A1662F">
        <w:rPr>
          <w:rFonts w:ascii="Courier New" w:hAnsi="Courier New"/>
          <w:b/>
          <w:bCs/>
          <w:sz w:val="20"/>
          <w:szCs w:val="20"/>
        </w:rPr>
        <w:t>weibull</w:t>
      </w:r>
      <w:proofErr w:type="spellEnd"/>
      <w:r w:rsidRPr="00A1662F">
        <w:rPr>
          <w:rFonts w:ascii="Courier New" w:hAnsi="Courier New"/>
          <w:b/>
          <w:bCs/>
          <w:sz w:val="20"/>
          <w:szCs w:val="20"/>
        </w:rPr>
        <w:t xml:space="preserve">") </w:t>
      </w:r>
    </w:p>
    <w:p w14:paraId="4145A4DA" w14:textId="77777777" w:rsidR="00A1662F" w:rsidRPr="00A1662F" w:rsidRDefault="00A1662F" w:rsidP="00A1662F">
      <w:pPr>
        <w:rPr>
          <w:rFonts w:ascii="Courier New" w:hAnsi="Courier New"/>
          <w:b/>
          <w:bCs/>
          <w:sz w:val="20"/>
          <w:szCs w:val="20"/>
        </w:rPr>
      </w:pPr>
      <w:r w:rsidRPr="00A1662F">
        <w:rPr>
          <w:rFonts w:ascii="Courier New" w:hAnsi="Courier New"/>
          <w:b/>
          <w:bCs/>
          <w:sz w:val="20"/>
          <w:szCs w:val="20"/>
        </w:rPr>
        <w:t>summary(</w:t>
      </w:r>
      <w:proofErr w:type="spellStart"/>
      <w:r w:rsidRPr="00A1662F">
        <w:rPr>
          <w:rFonts w:ascii="Courier New" w:hAnsi="Courier New"/>
          <w:b/>
          <w:bCs/>
          <w:sz w:val="20"/>
          <w:szCs w:val="20"/>
        </w:rPr>
        <w:t>simexFit</w:t>
      </w:r>
      <w:proofErr w:type="spellEnd"/>
      <w:r w:rsidRPr="00A1662F">
        <w:rPr>
          <w:rFonts w:ascii="Courier New" w:hAnsi="Courier New"/>
          <w:b/>
          <w:bCs/>
          <w:sz w:val="20"/>
          <w:szCs w:val="20"/>
        </w:rPr>
        <w:t>)</w:t>
      </w:r>
    </w:p>
    <w:p w14:paraId="6758C973" w14:textId="27D20ABA" w:rsidR="00E46A7D" w:rsidRDefault="00A1662F" w:rsidP="00A1662F">
      <w:pPr>
        <w:rPr>
          <w:rFonts w:ascii="Courier New" w:hAnsi="Courier New"/>
          <w:b/>
          <w:bCs/>
          <w:sz w:val="20"/>
          <w:szCs w:val="20"/>
        </w:rPr>
      </w:pPr>
      <w:r w:rsidRPr="00A1662F">
        <w:rPr>
          <w:rFonts w:ascii="Courier New" w:hAnsi="Courier New"/>
          <w:b/>
          <w:bCs/>
          <w:sz w:val="20"/>
          <w:szCs w:val="20"/>
        </w:rPr>
        <w:t>plotsimexaft(simexFit,"logEn_sr</w:t>
      </w:r>
      <w:proofErr w:type="gramStart"/>
      <w:r w:rsidRPr="00A1662F">
        <w:rPr>
          <w:rFonts w:ascii="Courier New" w:hAnsi="Courier New"/>
          <w:b/>
          <w:bCs/>
          <w:sz w:val="20"/>
          <w:szCs w:val="20"/>
        </w:rPr>
        <w:t>",ylimit</w:t>
      </w:r>
      <w:proofErr w:type="gramEnd"/>
      <w:r w:rsidRPr="00A1662F">
        <w:rPr>
          <w:rFonts w:ascii="Courier New" w:hAnsi="Courier New"/>
          <w:b/>
          <w:bCs/>
          <w:sz w:val="20"/>
          <w:szCs w:val="20"/>
        </w:rPr>
        <w:t>=c(-3,1</w:t>
      </w:r>
      <w:proofErr w:type="gramStart"/>
      <w:r w:rsidRPr="00A1662F">
        <w:rPr>
          <w:rFonts w:ascii="Courier New" w:hAnsi="Courier New"/>
          <w:b/>
          <w:bCs/>
          <w:sz w:val="20"/>
          <w:szCs w:val="20"/>
        </w:rPr>
        <w:t>),extrapolation</w:t>
      </w:r>
      <w:proofErr w:type="gramEnd"/>
      <w:r w:rsidRPr="00A1662F">
        <w:rPr>
          <w:rFonts w:ascii="Courier New" w:hAnsi="Courier New"/>
          <w:b/>
          <w:bCs/>
          <w:sz w:val="20"/>
          <w:szCs w:val="20"/>
        </w:rPr>
        <w:t>="quadratic")</w:t>
      </w:r>
    </w:p>
    <w:p w14:paraId="6968E293" w14:textId="77777777" w:rsidR="00DF762C" w:rsidRDefault="00DF762C" w:rsidP="00A1662F">
      <w:pPr>
        <w:rPr>
          <w:rFonts w:ascii="Courier New" w:hAnsi="Courier New"/>
          <w:b/>
          <w:bCs/>
          <w:sz w:val="20"/>
          <w:szCs w:val="20"/>
        </w:rPr>
      </w:pPr>
    </w:p>
    <w:p w14:paraId="1B9EBFDC" w14:textId="0E14C4D6" w:rsidR="00DF762C" w:rsidRPr="00DF762C" w:rsidRDefault="00DF762C" w:rsidP="00DF762C">
      <w:pPr>
        <w:rPr>
          <w:rFonts w:ascii="Courier New" w:hAnsi="Courier New"/>
          <w:b/>
          <w:bCs/>
          <w:sz w:val="20"/>
          <w:szCs w:val="20"/>
        </w:rPr>
      </w:pPr>
      <w:r w:rsidRPr="00DF762C">
        <w:rPr>
          <w:rFonts w:ascii="Courier New" w:hAnsi="Courier New"/>
          <w:b/>
          <w:bCs/>
          <w:sz w:val="20"/>
          <w:szCs w:val="20"/>
        </w:rPr>
        <w:t xml:space="preserve">### HR estimated by </w:t>
      </w:r>
      <w:proofErr w:type="spellStart"/>
      <w:r w:rsidRPr="00DF762C">
        <w:rPr>
          <w:rFonts w:ascii="Courier New" w:hAnsi="Courier New"/>
          <w:b/>
          <w:bCs/>
          <w:sz w:val="20"/>
          <w:szCs w:val="20"/>
        </w:rPr>
        <w:t>simex</w:t>
      </w:r>
      <w:proofErr w:type="spellEnd"/>
      <w:r w:rsidRPr="00DF762C">
        <w:rPr>
          <w:rFonts w:ascii="Courier New" w:hAnsi="Courier New"/>
          <w:b/>
          <w:bCs/>
          <w:sz w:val="20"/>
          <w:szCs w:val="20"/>
        </w:rPr>
        <w:t xml:space="preserve"> AFT model: Does terribly because </w:t>
      </w:r>
      <w:r w:rsidR="00E1182B">
        <w:rPr>
          <w:rFonts w:ascii="Courier New" w:hAnsi="Courier New"/>
          <w:b/>
          <w:bCs/>
          <w:sz w:val="20"/>
          <w:szCs w:val="20"/>
        </w:rPr>
        <w:t xml:space="preserve">exposure has </w:t>
      </w:r>
      <w:r w:rsidRPr="00DF762C">
        <w:rPr>
          <w:rFonts w:ascii="Courier New" w:hAnsi="Courier New"/>
          <w:b/>
          <w:bCs/>
          <w:sz w:val="20"/>
          <w:szCs w:val="20"/>
        </w:rPr>
        <w:t>systematic and not classical error in the self-reported energy variable</w:t>
      </w:r>
    </w:p>
    <w:p w14:paraId="343318AA" w14:textId="77777777" w:rsidR="00DF762C" w:rsidRPr="00DF762C" w:rsidRDefault="00DF762C" w:rsidP="00DF762C">
      <w:pPr>
        <w:rPr>
          <w:rFonts w:ascii="Courier New" w:hAnsi="Courier New"/>
          <w:b/>
          <w:bCs/>
          <w:sz w:val="20"/>
          <w:szCs w:val="20"/>
        </w:rPr>
      </w:pPr>
      <w:r w:rsidRPr="00DF762C">
        <w:rPr>
          <w:rFonts w:ascii="Courier New" w:hAnsi="Courier New"/>
          <w:b/>
          <w:bCs/>
          <w:sz w:val="20"/>
          <w:szCs w:val="20"/>
        </w:rPr>
        <w:t>### Some inflation here, due to the error being more complicated than the simple classical error SIMEX assumes. Also had to guess at error variance.</w:t>
      </w:r>
    </w:p>
    <w:p w14:paraId="1507F212" w14:textId="47D7963C" w:rsidR="00F87E61" w:rsidRDefault="00F87E61" w:rsidP="00DF762C">
      <w:pPr>
        <w:rPr>
          <w:rFonts w:ascii="Courier New" w:hAnsi="Courier New"/>
          <w:b/>
          <w:bCs/>
          <w:sz w:val="20"/>
          <w:szCs w:val="20"/>
        </w:rPr>
      </w:pPr>
      <w:r>
        <w:rPr>
          <w:rFonts w:ascii="Courier New" w:hAnsi="Courier New"/>
          <w:b/>
          <w:bCs/>
          <w:sz w:val="20"/>
          <w:szCs w:val="20"/>
        </w:rPr>
        <w:t>### SIMEX estimated HR</w:t>
      </w:r>
    </w:p>
    <w:p w14:paraId="2745FF03" w14:textId="3496B76F" w:rsidR="00DF762C" w:rsidRPr="00DF762C" w:rsidRDefault="00DF762C" w:rsidP="00DF762C">
      <w:pPr>
        <w:rPr>
          <w:rFonts w:ascii="Courier New" w:hAnsi="Courier New"/>
          <w:b/>
          <w:bCs/>
          <w:sz w:val="20"/>
          <w:szCs w:val="20"/>
        </w:rPr>
      </w:pPr>
      <w:r w:rsidRPr="00DF762C">
        <w:rPr>
          <w:rFonts w:ascii="Courier New" w:hAnsi="Courier New"/>
          <w:b/>
          <w:bCs/>
          <w:sz w:val="20"/>
          <w:szCs w:val="20"/>
        </w:rPr>
        <w:t>exp(-</w:t>
      </w:r>
      <w:proofErr w:type="spellStart"/>
      <w:r w:rsidRPr="00DF762C">
        <w:rPr>
          <w:rFonts w:ascii="Courier New" w:hAnsi="Courier New"/>
          <w:b/>
          <w:bCs/>
          <w:sz w:val="20"/>
          <w:szCs w:val="20"/>
        </w:rPr>
        <w:t>simexFit$coef</w:t>
      </w:r>
      <w:proofErr w:type="spellEnd"/>
      <w:r w:rsidRPr="00DF762C">
        <w:rPr>
          <w:rFonts w:ascii="Courier New" w:hAnsi="Courier New"/>
          <w:b/>
          <w:bCs/>
          <w:sz w:val="20"/>
          <w:szCs w:val="20"/>
        </w:rPr>
        <w:t>/</w:t>
      </w:r>
      <w:proofErr w:type="spellStart"/>
      <w:r w:rsidRPr="00DF762C">
        <w:rPr>
          <w:rFonts w:ascii="Courier New" w:hAnsi="Courier New"/>
          <w:b/>
          <w:bCs/>
          <w:sz w:val="20"/>
          <w:szCs w:val="20"/>
        </w:rPr>
        <w:t>simexFit$scale</w:t>
      </w:r>
      <w:proofErr w:type="spellEnd"/>
      <w:r w:rsidRPr="00DF762C">
        <w:rPr>
          <w:rFonts w:ascii="Courier New" w:hAnsi="Courier New"/>
          <w:b/>
          <w:bCs/>
          <w:sz w:val="20"/>
          <w:szCs w:val="20"/>
        </w:rPr>
        <w:t>)</w:t>
      </w:r>
    </w:p>
    <w:p w14:paraId="78FE75C8" w14:textId="77777777" w:rsidR="00DF762C" w:rsidRPr="00950672" w:rsidRDefault="00DF762C" w:rsidP="00A1662F">
      <w:pPr>
        <w:rPr>
          <w:rFonts w:ascii="Courier New" w:hAnsi="Courier New"/>
          <w:b/>
          <w:bCs/>
          <w:sz w:val="20"/>
          <w:szCs w:val="20"/>
        </w:rPr>
      </w:pPr>
    </w:p>
    <w:p w14:paraId="0B9FC985" w14:textId="77777777" w:rsidR="00950672" w:rsidRPr="00927CB8" w:rsidRDefault="00950672" w:rsidP="00017429">
      <w:pPr>
        <w:rPr>
          <w:rFonts w:ascii="Courier New" w:hAnsi="Courier New"/>
          <w:sz w:val="20"/>
          <w:szCs w:val="20"/>
        </w:rPr>
      </w:pPr>
    </w:p>
    <w:sectPr w:rsidR="00950672" w:rsidRPr="00927C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C16EB"/>
    <w:multiLevelType w:val="hybridMultilevel"/>
    <w:tmpl w:val="4D1E040E"/>
    <w:lvl w:ilvl="0" w:tplc="F944602E">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523DA6"/>
    <w:multiLevelType w:val="hybridMultilevel"/>
    <w:tmpl w:val="49103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9B4BB5"/>
    <w:multiLevelType w:val="hybridMultilevel"/>
    <w:tmpl w:val="1E087496"/>
    <w:lvl w:ilvl="0" w:tplc="CC9891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9127405"/>
    <w:multiLevelType w:val="hybridMultilevel"/>
    <w:tmpl w:val="1BD4E1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8836">
    <w:abstractNumId w:val="1"/>
  </w:num>
  <w:num w:numId="2" w16cid:durableId="881668122">
    <w:abstractNumId w:val="3"/>
  </w:num>
  <w:num w:numId="3" w16cid:durableId="704141206">
    <w:abstractNumId w:val="2"/>
  </w:num>
  <w:num w:numId="4" w16cid:durableId="8238606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haw, Pamela">
    <w15:presenceInfo w15:providerId="AD" w15:userId="S::shawp@pennmedicine.upenn.edu::81737b43-28a1-46d9-8a2a-0ffbfaec5d2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EA2"/>
    <w:rsid w:val="000074E4"/>
    <w:rsid w:val="00017429"/>
    <w:rsid w:val="000B0D7F"/>
    <w:rsid w:val="000E2040"/>
    <w:rsid w:val="00140995"/>
    <w:rsid w:val="00156B3C"/>
    <w:rsid w:val="00245038"/>
    <w:rsid w:val="00275CB3"/>
    <w:rsid w:val="002D108D"/>
    <w:rsid w:val="002F2BA6"/>
    <w:rsid w:val="00300425"/>
    <w:rsid w:val="0040286F"/>
    <w:rsid w:val="00433337"/>
    <w:rsid w:val="00504418"/>
    <w:rsid w:val="005A4A1C"/>
    <w:rsid w:val="00617640"/>
    <w:rsid w:val="00642EE4"/>
    <w:rsid w:val="00673E5F"/>
    <w:rsid w:val="006838DB"/>
    <w:rsid w:val="00684902"/>
    <w:rsid w:val="006E165A"/>
    <w:rsid w:val="00887831"/>
    <w:rsid w:val="00903232"/>
    <w:rsid w:val="009151AE"/>
    <w:rsid w:val="00923845"/>
    <w:rsid w:val="00926E40"/>
    <w:rsid w:val="00927CB8"/>
    <w:rsid w:val="00950672"/>
    <w:rsid w:val="009550EA"/>
    <w:rsid w:val="00991D11"/>
    <w:rsid w:val="00A1400C"/>
    <w:rsid w:val="00A1662F"/>
    <w:rsid w:val="00A944A5"/>
    <w:rsid w:val="00AC2FDB"/>
    <w:rsid w:val="00AE4104"/>
    <w:rsid w:val="00BC2717"/>
    <w:rsid w:val="00BF76DE"/>
    <w:rsid w:val="00C00EF5"/>
    <w:rsid w:val="00C01CCE"/>
    <w:rsid w:val="00C03D0B"/>
    <w:rsid w:val="00C27CAA"/>
    <w:rsid w:val="00CA0DC1"/>
    <w:rsid w:val="00CD4829"/>
    <w:rsid w:val="00D97B71"/>
    <w:rsid w:val="00DF3F3C"/>
    <w:rsid w:val="00DF762C"/>
    <w:rsid w:val="00E1182B"/>
    <w:rsid w:val="00E32EA2"/>
    <w:rsid w:val="00E46A7D"/>
    <w:rsid w:val="00E72E2A"/>
    <w:rsid w:val="00E836CC"/>
    <w:rsid w:val="00E91088"/>
    <w:rsid w:val="00EA68DA"/>
    <w:rsid w:val="00EF3B5D"/>
    <w:rsid w:val="00F87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397CEC"/>
  <w15:chartTrackingRefBased/>
  <w15:docId w15:val="{92A2891D-EF00-E74A-97DB-F508130FC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E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E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E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E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E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E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E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E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E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E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E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E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EA2"/>
    <w:rPr>
      <w:rFonts w:eastAsiaTheme="majorEastAsia" w:cstheme="majorBidi"/>
      <w:color w:val="272727" w:themeColor="text1" w:themeTint="D8"/>
    </w:rPr>
  </w:style>
  <w:style w:type="paragraph" w:styleId="Title">
    <w:name w:val="Title"/>
    <w:basedOn w:val="Normal"/>
    <w:next w:val="Normal"/>
    <w:link w:val="TitleChar"/>
    <w:uiPriority w:val="10"/>
    <w:qFormat/>
    <w:rsid w:val="00E32E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EA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E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2EA2"/>
    <w:rPr>
      <w:i/>
      <w:iCs/>
      <w:color w:val="404040" w:themeColor="text1" w:themeTint="BF"/>
    </w:rPr>
  </w:style>
  <w:style w:type="paragraph" w:styleId="ListParagraph">
    <w:name w:val="List Paragraph"/>
    <w:basedOn w:val="Normal"/>
    <w:uiPriority w:val="34"/>
    <w:qFormat/>
    <w:rsid w:val="00E32EA2"/>
    <w:pPr>
      <w:ind w:left="720"/>
      <w:contextualSpacing/>
    </w:pPr>
  </w:style>
  <w:style w:type="character" w:styleId="IntenseEmphasis">
    <w:name w:val="Intense Emphasis"/>
    <w:basedOn w:val="DefaultParagraphFont"/>
    <w:uiPriority w:val="21"/>
    <w:qFormat/>
    <w:rsid w:val="00E32EA2"/>
    <w:rPr>
      <w:i/>
      <w:iCs/>
      <w:color w:val="0F4761" w:themeColor="accent1" w:themeShade="BF"/>
    </w:rPr>
  </w:style>
  <w:style w:type="paragraph" w:styleId="IntenseQuote">
    <w:name w:val="Intense Quote"/>
    <w:basedOn w:val="Normal"/>
    <w:next w:val="Normal"/>
    <w:link w:val="IntenseQuoteChar"/>
    <w:uiPriority w:val="30"/>
    <w:qFormat/>
    <w:rsid w:val="00E32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EA2"/>
    <w:rPr>
      <w:i/>
      <w:iCs/>
      <w:color w:val="0F4761" w:themeColor="accent1" w:themeShade="BF"/>
    </w:rPr>
  </w:style>
  <w:style w:type="character" w:styleId="IntenseReference">
    <w:name w:val="Intense Reference"/>
    <w:basedOn w:val="DefaultParagraphFont"/>
    <w:uiPriority w:val="32"/>
    <w:qFormat/>
    <w:rsid w:val="00E32EA2"/>
    <w:rPr>
      <w:b/>
      <w:bCs/>
      <w:smallCaps/>
      <w:color w:val="0F4761" w:themeColor="accent1" w:themeShade="BF"/>
      <w:spacing w:val="5"/>
    </w:rPr>
  </w:style>
  <w:style w:type="character" w:styleId="PlaceholderText">
    <w:name w:val="Placeholder Text"/>
    <w:basedOn w:val="DefaultParagraphFont"/>
    <w:uiPriority w:val="99"/>
    <w:semiHidden/>
    <w:rsid w:val="00E32EA2"/>
    <w:rPr>
      <w:color w:val="666666"/>
    </w:rPr>
  </w:style>
  <w:style w:type="character" w:styleId="Hyperlink">
    <w:name w:val="Hyperlink"/>
    <w:basedOn w:val="DefaultParagraphFont"/>
    <w:uiPriority w:val="99"/>
    <w:unhideWhenUsed/>
    <w:rsid w:val="00C27CAA"/>
    <w:rPr>
      <w:color w:val="0000FF"/>
      <w:u w:val="single"/>
    </w:rPr>
  </w:style>
  <w:style w:type="character" w:styleId="UnresolvedMention">
    <w:name w:val="Unresolved Mention"/>
    <w:basedOn w:val="DefaultParagraphFont"/>
    <w:uiPriority w:val="99"/>
    <w:semiHidden/>
    <w:unhideWhenUsed/>
    <w:rsid w:val="00156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an.hafro.is/src/contrib/Archive/simexaft/simexaft_1.0.7.1.tar.gz" TargetMode="External"/><Relationship Id="rId5" Type="http://schemas.openxmlformats.org/officeDocument/2006/relationships/hyperlink" Target="https://github.com/PamelaShaw/CovarError-Hands-on-202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f8a7bc4-e337-47a5-a0fc-0d512c0e05f1}" enabled="0" method="" siteId="{3f8a7bc4-e337-47a5-a0fc-0d512c0e05f1}" removed="1"/>
</clbl:labelList>
</file>

<file path=docProps/app.xml><?xml version="1.0" encoding="utf-8"?>
<Properties xmlns="http://schemas.openxmlformats.org/officeDocument/2006/extended-properties" xmlns:vt="http://schemas.openxmlformats.org/officeDocument/2006/docPropsVTypes">
  <Template>Normal.dotm</Template>
  <TotalTime>163</TotalTime>
  <Pages>4</Pages>
  <Words>1161</Words>
  <Characters>6654</Characters>
  <Application>Microsoft Office Word</Application>
  <DocSecurity>0</DocSecurity>
  <Lines>170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A Shaw</dc:creator>
  <cp:keywords/>
  <dc:description/>
  <cp:lastModifiedBy>Shaw, Pamela</cp:lastModifiedBy>
  <cp:revision>43</cp:revision>
  <dcterms:created xsi:type="dcterms:W3CDTF">2024-08-02T23:40:00Z</dcterms:created>
  <dcterms:modified xsi:type="dcterms:W3CDTF">2026-07-24T17:56:00Z</dcterms:modified>
</cp:coreProperties>
</file>